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79196" w14:textId="799A7E14" w:rsidR="00910F6C" w:rsidRPr="00910F6C" w:rsidRDefault="00910F6C" w:rsidP="00910F6C">
      <w:pPr>
        <w:rPr>
          <w:b/>
          <w:bCs/>
        </w:rPr>
      </w:pPr>
      <w:r w:rsidRPr="00910F6C">
        <w:rPr>
          <w:b/>
          <w:bCs/>
        </w:rPr>
        <w:t>Exercícios II (página 16 da Ficha de Trabalho 3 - Modo oral e modo escrito)</w:t>
      </w:r>
    </w:p>
    <w:p w14:paraId="44D13B82" w14:textId="77777777" w:rsidR="00910F6C" w:rsidRDefault="00910F6C" w:rsidP="00910F6C">
      <w:pPr>
        <w:rPr>
          <w:b/>
          <w:bCs/>
        </w:rPr>
      </w:pPr>
    </w:p>
    <w:p w14:paraId="1602EC79" w14:textId="29E4C15F" w:rsidR="00910F6C" w:rsidRPr="00910F6C" w:rsidRDefault="00910F6C" w:rsidP="00910F6C">
      <w:r w:rsidRPr="00910F6C">
        <w:rPr>
          <w:b/>
          <w:bCs/>
        </w:rPr>
        <w:t xml:space="preserve">1.      Leia </w:t>
      </w:r>
      <w:r w:rsidRPr="00910F6C">
        <w:t>os Textos A e B com atenção e responda às perguntas.</w:t>
      </w:r>
      <w:r w:rsidRPr="00910F6C">
        <w:rPr>
          <w:b/>
        </w:rPr>
        <w:t> </w:t>
      </w:r>
    </w:p>
    <w:p w14:paraId="0936A1D9" w14:textId="77777777" w:rsidR="00910F6C" w:rsidRPr="00910F6C" w:rsidRDefault="00910F6C" w:rsidP="00910F6C">
      <w:r w:rsidRPr="00910F6C">
        <w:rPr>
          <w:b/>
        </w:rPr>
        <w:t>Texto A</w:t>
      </w:r>
    </w:p>
    <w:p w14:paraId="0FEBA4AD" w14:textId="77777777" w:rsidR="00910F6C" w:rsidRPr="00910F6C" w:rsidRDefault="00910F6C" w:rsidP="00910F6C">
      <w:r w:rsidRPr="00910F6C">
        <w:t xml:space="preserve">“Havia um padre e o </w:t>
      </w:r>
      <w:proofErr w:type="spellStart"/>
      <w:r w:rsidRPr="00910F6C">
        <w:t>sancrestão</w:t>
      </w:r>
      <w:proofErr w:type="spellEnd"/>
      <w:r w:rsidRPr="00910F6C">
        <w:t xml:space="preserve"> dele que era um rapaz aí dos seus quinze, dezasseis anos. E o padre [fazia] o serviço da igreja e possuía também propriedades, era proprietário.</w:t>
      </w:r>
    </w:p>
    <w:p w14:paraId="5E194614" w14:textId="77777777" w:rsidR="00910F6C" w:rsidRPr="00910F6C" w:rsidRDefault="00910F6C" w:rsidP="00910F6C">
      <w:r w:rsidRPr="00910F6C">
        <w:t>O padre tinha por hábito ir conversar lá para a casa dum lavrador, de visita. O padre era uma excelente criatura, mas para não haver bonita sem senão, tinha também o péssimo defeito de mentiroso, mentia para aí sem jeito.</w:t>
      </w:r>
    </w:p>
    <w:p w14:paraId="0AA2672D" w14:textId="77777777" w:rsidR="00910F6C" w:rsidRPr="00910F6C" w:rsidRDefault="00910F6C" w:rsidP="00910F6C">
      <w:r w:rsidRPr="00910F6C">
        <w:t xml:space="preserve">De maneira que uma noite vai para lá com o </w:t>
      </w:r>
      <w:proofErr w:type="spellStart"/>
      <w:r w:rsidRPr="00910F6C">
        <w:t>sancrestão</w:t>
      </w:r>
      <w:proofErr w:type="spellEnd"/>
      <w:r w:rsidRPr="00910F6C">
        <w:t>, lá para a casa do tal lavrador. E começa para lá a mentir, a mentir, a mentir; mentiu tanto que o rapaz reparou por isso, achou demais.”</w:t>
      </w:r>
    </w:p>
    <w:p w14:paraId="135CF122" w14:textId="77777777" w:rsidR="00910F6C" w:rsidRPr="00910F6C" w:rsidRDefault="00910F6C" w:rsidP="00910F6C">
      <w:r w:rsidRPr="00910F6C">
        <w:t> </w:t>
      </w:r>
    </w:p>
    <w:p w14:paraId="6F9B5946" w14:textId="77777777" w:rsidR="00910F6C" w:rsidRPr="00910F6C" w:rsidRDefault="00910F6C" w:rsidP="00910F6C">
      <w:r w:rsidRPr="00910F6C">
        <w:t>(M. Viegas Guerreiro)</w:t>
      </w:r>
    </w:p>
    <w:p w14:paraId="35BCCDEA" w14:textId="77777777" w:rsidR="00910F6C" w:rsidRPr="00910F6C" w:rsidRDefault="00910F6C" w:rsidP="00910F6C">
      <w:r w:rsidRPr="00910F6C">
        <w:rPr>
          <w:b/>
        </w:rPr>
        <w:t>Texto B</w:t>
      </w:r>
    </w:p>
    <w:p w14:paraId="27344AAC" w14:textId="77777777" w:rsidR="00910F6C" w:rsidRPr="00910F6C" w:rsidRDefault="00910F6C" w:rsidP="00910F6C">
      <w:r w:rsidRPr="00910F6C">
        <w:t>“Chalana vai apontar o pontapé de canto... Bola no quarto de círculo... Chalana toma balanço... o esférico parte, com boa conta, a meia altura...”</w:t>
      </w:r>
    </w:p>
    <w:p w14:paraId="1C2178F6" w14:textId="77777777" w:rsidR="00910F6C" w:rsidRPr="00910F6C" w:rsidRDefault="00910F6C" w:rsidP="00910F6C">
      <w:r w:rsidRPr="00910F6C">
        <w:t xml:space="preserve">“Não sabemos ainda quem vai apontar o livre </w:t>
      </w:r>
      <w:proofErr w:type="spellStart"/>
      <w:r w:rsidRPr="00910F6C">
        <w:t>directo</w:t>
      </w:r>
      <w:proofErr w:type="spellEnd"/>
      <w:r w:rsidRPr="00910F6C">
        <w:t xml:space="preserve">... o árbitro afasta os </w:t>
      </w:r>
      <w:proofErr w:type="spellStart"/>
      <w:r w:rsidRPr="00910F6C">
        <w:t>jogadors</w:t>
      </w:r>
      <w:proofErr w:type="spellEnd"/>
      <w:r w:rsidRPr="00910F6C">
        <w:t xml:space="preserve"> até à distância regulamentar... Manuel Fernandes e Inácio está junto do esférico... </w:t>
      </w:r>
      <w:proofErr w:type="spellStart"/>
      <w:r w:rsidRPr="00910F6C">
        <w:t>gooolo</w:t>
      </w:r>
      <w:proofErr w:type="spellEnd"/>
      <w:r w:rsidRPr="00910F6C">
        <w:t>!”</w:t>
      </w:r>
    </w:p>
    <w:p w14:paraId="4B2A2BFD" w14:textId="77777777" w:rsidR="00910F6C" w:rsidRPr="00910F6C" w:rsidRDefault="00910F6C" w:rsidP="00910F6C">
      <w:r w:rsidRPr="00910F6C">
        <w:t> </w:t>
      </w:r>
    </w:p>
    <w:p w14:paraId="2BE672B6" w14:textId="77777777" w:rsidR="00910F6C" w:rsidRPr="00910F6C" w:rsidRDefault="00910F6C" w:rsidP="00910F6C">
      <w:r w:rsidRPr="00910F6C">
        <w:t xml:space="preserve">Fonte: Moreira, A. L. (2001). </w:t>
      </w:r>
      <w:r w:rsidRPr="00910F6C">
        <w:rPr>
          <w:i/>
        </w:rPr>
        <w:t>Trabalhos Dirigidos de Português 1</w:t>
      </w:r>
      <w:r w:rsidRPr="00910F6C">
        <w:t>, p. 118. Lisboa: Didática Editora. (</w:t>
      </w:r>
      <w:proofErr w:type="spellStart"/>
      <w:r w:rsidRPr="00910F6C">
        <w:t>sic</w:t>
      </w:r>
      <w:proofErr w:type="spellEnd"/>
      <w:r w:rsidRPr="00910F6C">
        <w:t>)</w:t>
      </w:r>
    </w:p>
    <w:p w14:paraId="42CB75E0" w14:textId="77777777" w:rsidR="00910F6C" w:rsidRPr="00910F6C" w:rsidRDefault="00910F6C" w:rsidP="00910F6C">
      <w:r w:rsidRPr="00910F6C">
        <w:t> </w:t>
      </w:r>
    </w:p>
    <w:p w14:paraId="1275F057" w14:textId="77777777" w:rsidR="00910F6C" w:rsidRPr="00910F6C" w:rsidRDefault="00910F6C" w:rsidP="00910F6C">
      <w:r w:rsidRPr="00910F6C">
        <w:t> </w:t>
      </w:r>
    </w:p>
    <w:p w14:paraId="5191E48A" w14:textId="77777777" w:rsidR="00910F6C" w:rsidRDefault="00910F6C" w:rsidP="00BC292C">
      <w:r w:rsidRPr="00910F6C">
        <w:t xml:space="preserve">(1)    Reescreva o </w:t>
      </w:r>
      <w:r w:rsidRPr="00910F6C">
        <w:rPr>
          <w:b/>
          <w:bCs/>
        </w:rPr>
        <w:t>Texto A</w:t>
      </w:r>
      <w:r w:rsidRPr="00910F6C">
        <w:t xml:space="preserve"> para a modalidade escrita do uso da língua, respeitando as características específicas da escrita.</w:t>
      </w:r>
    </w:p>
    <w:p w14:paraId="0D6EC999" w14:textId="6DC81EE0" w:rsidR="005E5F15" w:rsidRDefault="005E5F15" w:rsidP="00630942">
      <w:pPr>
        <w:jc w:val="both"/>
      </w:pPr>
      <w:r>
        <w:t xml:space="preserve">Existia um padre, que, com a ajuda do seu sacristão - que tinha por volta de </w:t>
      </w:r>
      <w:ins w:id="0" w:author="Tânia Santos Ferreira" w:date="2025-10-23T18:19:00Z" w16du:dateUtc="2025-10-23T17:19:00Z">
        <w:r w:rsidR="00630942">
          <w:t xml:space="preserve">uns </w:t>
        </w:r>
      </w:ins>
      <w:r>
        <w:t>quinze ou dezasseis anos - fazia o serviço da igreja e, além disso</w:t>
      </w:r>
      <w:ins w:id="1" w:author="Tânia Santos Ferreira" w:date="2025-10-23T18:19:00Z" w16du:dateUtc="2025-10-23T17:19:00Z">
        <w:r w:rsidR="00630942">
          <w:t>,</w:t>
        </w:r>
      </w:ins>
      <w:r>
        <w:t xml:space="preserve"> era proprietário de múltiplos terrenos.</w:t>
      </w:r>
    </w:p>
    <w:p w14:paraId="1CB036E1" w14:textId="63D2E153" w:rsidR="005E5F15" w:rsidRDefault="005E5F15" w:rsidP="009606F4">
      <w:pPr>
        <w:jc w:val="both"/>
        <w:pPrChange w:id="2" w:author="Tânia Santos Ferreira" w:date="2025-10-23T18:19:00Z" w16du:dateUtc="2025-10-23T17:19:00Z">
          <w:pPr/>
        </w:pPrChange>
      </w:pPr>
      <w:r>
        <w:lastRenderedPageBreak/>
        <w:t>Habitualmente, o padre visitava a casa de um lavrador para conversar. O padre era considerado uma pessoa com algum renome</w:t>
      </w:r>
      <w:r w:rsidR="00607DC3">
        <w:t>.</w:t>
      </w:r>
      <w:r>
        <w:t xml:space="preserve"> </w:t>
      </w:r>
      <w:r w:rsidR="00607DC3">
        <w:t>N</w:t>
      </w:r>
      <w:r>
        <w:t>o entanto, possuía o notório defeito de ser um mentiroso compulsivo.</w:t>
      </w:r>
    </w:p>
    <w:p w14:paraId="70FC15CE" w14:textId="2D2D8C1F" w:rsidR="00F63490" w:rsidRPr="00910F6C" w:rsidRDefault="005E5F15" w:rsidP="009606F4">
      <w:pPr>
        <w:jc w:val="both"/>
        <w:pPrChange w:id="3" w:author="Tânia Santos Ferreira" w:date="2025-10-23T18:19:00Z" w16du:dateUtc="2025-10-23T17:19:00Z">
          <w:pPr/>
        </w:pPrChange>
      </w:pPr>
      <w:r>
        <w:t>Numa noite de visita</w:t>
      </w:r>
      <w:r w:rsidR="004B3A49">
        <w:t xml:space="preserve"> a casa do lavrador</w:t>
      </w:r>
      <w:r>
        <w:t xml:space="preserve">, acompanhado </w:t>
      </w:r>
      <w:r w:rsidR="005D6403">
        <w:t xml:space="preserve">pelo </w:t>
      </w:r>
      <w:r>
        <w:t xml:space="preserve">sacristão, o padre </w:t>
      </w:r>
      <w:r w:rsidR="004B3A49">
        <w:t xml:space="preserve">começa a mentir tanto nas suas intervenções que o sacristão, atento, considerou tudo aquilo uma situação </w:t>
      </w:r>
      <w:r w:rsidR="00B10155">
        <w:t xml:space="preserve">absurda e </w:t>
      </w:r>
      <w:r w:rsidR="004B3A49">
        <w:t>fora do normal.</w:t>
      </w:r>
    </w:p>
    <w:p w14:paraId="64F95F0B" w14:textId="77777777" w:rsidR="00910F6C" w:rsidRPr="00910F6C" w:rsidRDefault="00910F6C" w:rsidP="00910F6C">
      <w:r w:rsidRPr="00910F6C">
        <w:t> </w:t>
      </w:r>
    </w:p>
    <w:p w14:paraId="4DC00BD3" w14:textId="77777777" w:rsidR="00910F6C" w:rsidRDefault="00910F6C" w:rsidP="00BC292C">
      <w:r w:rsidRPr="00910F6C">
        <w:t xml:space="preserve">(2)    Identifique no </w:t>
      </w:r>
      <w:r w:rsidRPr="00910F6C">
        <w:rPr>
          <w:b/>
          <w:bCs/>
        </w:rPr>
        <w:t>Texto B</w:t>
      </w:r>
      <w:r w:rsidRPr="00910F6C">
        <w:t xml:space="preserve"> duas características específicas do uso da língua na oralidade, apresentando exemplos.</w:t>
      </w:r>
    </w:p>
    <w:p w14:paraId="0523EBA6" w14:textId="713F05C8" w:rsidR="00F63490" w:rsidRPr="00910F6C" w:rsidRDefault="00BA46F1" w:rsidP="009606F4">
      <w:pPr>
        <w:jc w:val="both"/>
        <w:pPrChange w:id="4" w:author="Tânia Santos Ferreira" w:date="2025-10-23T18:19:00Z" w16du:dateUtc="2025-10-23T17:19:00Z">
          <w:pPr/>
        </w:pPrChange>
      </w:pPr>
      <w:r>
        <w:t>O Texto B trata-se de um relato de futebol. Verifica-se a transição fluida entre os assuntos e fronteiras textuais vagas (“</w:t>
      </w:r>
      <w:r w:rsidRPr="00910F6C">
        <w:t>Chalana vai apontar o pontapé de canto... Bola no quarto de círculo... Chalana toma balanço...</w:t>
      </w:r>
      <w:r>
        <w:t>”), há o uso da 1</w:t>
      </w:r>
      <w:ins w:id="5" w:author="Tânia Santos Ferreira" w:date="2025-10-23T18:20:00Z" w16du:dateUtc="2025-10-23T17:20:00Z">
        <w:r w:rsidR="009C7C36">
          <w:t>.</w:t>
        </w:r>
      </w:ins>
      <w:r>
        <w:t>ª pessoa gramatical e marcas de emoção, indicadas pelas reticências e a exclamação (“</w:t>
      </w:r>
      <w:r w:rsidRPr="00910F6C">
        <w:t xml:space="preserve">Não sabemos ainda quem vai apontar o livre </w:t>
      </w:r>
      <w:proofErr w:type="spellStart"/>
      <w:r w:rsidRPr="00910F6C">
        <w:t>directo</w:t>
      </w:r>
      <w:proofErr w:type="spellEnd"/>
      <w:r w:rsidRPr="00910F6C">
        <w:t>...</w:t>
      </w:r>
      <w:r>
        <w:t>” – 1</w:t>
      </w:r>
      <w:ins w:id="6" w:author="Tânia Santos Ferreira" w:date="2025-10-23T18:20:00Z" w16du:dateUtc="2025-10-23T17:20:00Z">
        <w:r w:rsidR="009C7C36">
          <w:t>.</w:t>
        </w:r>
      </w:ins>
      <w:r>
        <w:t>ª pessoa do plural e reticências, “</w:t>
      </w:r>
      <w:proofErr w:type="spellStart"/>
      <w:r w:rsidRPr="00910F6C">
        <w:t>gooolo</w:t>
      </w:r>
      <w:proofErr w:type="spellEnd"/>
      <w:r w:rsidRPr="00910F6C">
        <w:t>!</w:t>
      </w:r>
      <w:r>
        <w:t xml:space="preserve">”, exclamação), e há nestes exemplos anteriores o uso de vocabulário mais simples e pouco diversificado; tudo isto </w:t>
      </w:r>
      <w:ins w:id="7" w:author="Tânia Santos Ferreira" w:date="2025-10-23T18:20:00Z" w16du:dateUtc="2025-10-23T17:20:00Z">
        <w:r w:rsidR="009C7C36">
          <w:t xml:space="preserve">constituem </w:t>
        </w:r>
      </w:ins>
      <w:r>
        <w:t>marcas do uso da língua na oralidade.</w:t>
      </w:r>
      <w:ins w:id="8" w:author="Tânia Santos Ferreira" w:date="2025-10-23T18:20:00Z" w16du:dateUtc="2025-10-23T17:20:00Z">
        <w:r w:rsidR="009C7C36">
          <w:t xml:space="preserve"> </w:t>
        </w:r>
        <w:r w:rsidR="009C7C36">
          <w:sym w:font="Wingdings" w:char="F0FC"/>
        </w:r>
      </w:ins>
    </w:p>
    <w:p w14:paraId="5B928DE5" w14:textId="77777777" w:rsidR="00910F6C" w:rsidRPr="00910F6C" w:rsidRDefault="00910F6C" w:rsidP="00910F6C">
      <w:r w:rsidRPr="00910F6C">
        <w:t> </w:t>
      </w:r>
    </w:p>
    <w:p w14:paraId="205A67C7" w14:textId="77777777" w:rsidR="00910F6C" w:rsidRPr="00910F6C" w:rsidRDefault="00910F6C" w:rsidP="00910F6C">
      <w:pPr>
        <w:rPr>
          <w:b/>
          <w:bCs/>
        </w:rPr>
      </w:pPr>
      <w:r w:rsidRPr="00910F6C">
        <w:rPr>
          <w:b/>
          <w:bCs/>
        </w:rPr>
        <w:t>2.      Leia o Texto C com atenção e responda às perguntas.</w:t>
      </w:r>
    </w:p>
    <w:p w14:paraId="474C121D" w14:textId="77777777" w:rsidR="00910F6C" w:rsidRPr="00910F6C" w:rsidRDefault="00910F6C" w:rsidP="00910F6C">
      <w:r w:rsidRPr="00910F6C">
        <w:t> </w:t>
      </w:r>
    </w:p>
    <w:p w14:paraId="4C5FADB0" w14:textId="77777777" w:rsidR="00910F6C" w:rsidRPr="00910F6C" w:rsidRDefault="00910F6C" w:rsidP="00910F6C">
      <w:r w:rsidRPr="00910F6C">
        <w:t xml:space="preserve">“A: o facto de viveres no Porto teve algum significado, viveres aqui, o Porto ter </w:t>
      </w:r>
      <w:proofErr w:type="gramStart"/>
      <w:r w:rsidRPr="00910F6C">
        <w:t xml:space="preserve">uma  </w:t>
      </w:r>
      <w:proofErr w:type="spellStart"/>
      <w:r w:rsidRPr="00910F6C">
        <w:t>arquitectura</w:t>
      </w:r>
      <w:proofErr w:type="spellEnd"/>
      <w:proofErr w:type="gramEnd"/>
      <w:r w:rsidRPr="00910F6C">
        <w:t xml:space="preserve"> específica, teve algum significado em seguir o curso que frequentas?</w:t>
      </w:r>
    </w:p>
    <w:p w14:paraId="0D9719E6" w14:textId="77777777" w:rsidR="00910F6C" w:rsidRPr="00910F6C" w:rsidRDefault="00910F6C" w:rsidP="00910F6C">
      <w:r w:rsidRPr="00910F6C">
        <w:t xml:space="preserve">X: parece-me que sim, pá, quer dizer, não na escolha do curso, pá, porque isso foi assim, é só a partir, só depois de ter começado o curso é que, é que comecei mesmo a apaixonar-me por estes assuntos, pá, mas parece-me que tem </w:t>
      </w:r>
      <w:proofErr w:type="spellStart"/>
      <w:r w:rsidRPr="00910F6C">
        <w:t>bas</w:t>
      </w:r>
      <w:proofErr w:type="spellEnd"/>
      <w:r w:rsidRPr="00910F6C">
        <w:t>(</w:t>
      </w:r>
      <w:proofErr w:type="spellStart"/>
      <w:r w:rsidRPr="00910F6C">
        <w:t>tante</w:t>
      </w:r>
      <w:proofErr w:type="spellEnd"/>
      <w:r w:rsidRPr="00910F6C">
        <w:t xml:space="preserve">), tem bastante importância o facto de viver na cidade do Porto, porque parece-me que é uma cidade que marca um bocado, é uma cidade com, com características muito vincadas </w:t>
      </w:r>
      <w:proofErr w:type="spellStart"/>
      <w:r w:rsidRPr="00910F6C">
        <w:t>arquitectonicamente</w:t>
      </w:r>
      <w:proofErr w:type="spellEnd"/>
      <w:r w:rsidRPr="00910F6C">
        <w:t xml:space="preserve">, pá, e que marca um bocado um indivíduo, pá; quer dizer, fornece ao indivíduo, tenho a impressão, um certo sentido, pá, de vivência num espaço urbano, pá, é uma cidade, pá, que, que tem características muito vincadas que eu aliás </w:t>
      </w:r>
      <w:proofErr w:type="spellStart"/>
      <w:r w:rsidRPr="00910F6C">
        <w:t>con</w:t>
      </w:r>
      <w:proofErr w:type="spellEnd"/>
      <w:r w:rsidRPr="00910F6C">
        <w:t xml:space="preserve">(sidero), considero, pá, das cidades em Portugal com essas características mais vincadas, pá; simplesmente é uma cidade que neste momento está a ser totalmente destruída, pá, e isso é uma coisa que me, quer dizer, que faz-me um bocado de impressão, pá, para mim, quer dizer, que vivo, pá, vivo aqui desde que nasci portanto, pá, [...] </w:t>
      </w:r>
      <w:proofErr w:type="spellStart"/>
      <w:r w:rsidRPr="00910F6C">
        <w:t>tou</w:t>
      </w:r>
      <w:proofErr w:type="spellEnd"/>
      <w:r w:rsidRPr="00910F6C">
        <w:t xml:space="preserve"> a notar uma série de, de... destruições que se têm feito na cidade, que a mim me chocam um bocado, não é destruições, pá, que são, pá, muitas vezes, tenho a impressão </w:t>
      </w:r>
      <w:r w:rsidRPr="00910F6C">
        <w:lastRenderedPageBreak/>
        <w:t>que são motivadas, pá, por um... pela atitude das entidades institucionais, pá, que numa cidade só vendo, quer dizer, a cidade é deixada, pá, aos cães, pá, que fazem dela o que querem pá.”</w:t>
      </w:r>
    </w:p>
    <w:p w14:paraId="78C941AD" w14:textId="77777777" w:rsidR="00910F6C" w:rsidRPr="00910F6C" w:rsidRDefault="00910F6C" w:rsidP="00910F6C">
      <w:r w:rsidRPr="00910F6C">
        <w:rPr>
          <w:i/>
        </w:rPr>
        <w:t>Português Fundamental</w:t>
      </w:r>
      <w:r w:rsidRPr="00910F6C">
        <w:t>, Inquérito 0523</w:t>
      </w:r>
    </w:p>
    <w:p w14:paraId="5BE981BB" w14:textId="77777777" w:rsidR="00910F6C" w:rsidRPr="00910F6C" w:rsidRDefault="00910F6C" w:rsidP="00910F6C">
      <w:r w:rsidRPr="00910F6C">
        <w:t> </w:t>
      </w:r>
    </w:p>
    <w:p w14:paraId="21E60FCB" w14:textId="11F8AD80" w:rsidR="00400BC7" w:rsidRPr="00910F6C" w:rsidRDefault="00910F6C" w:rsidP="00910F6C">
      <w:r w:rsidRPr="00910F6C">
        <w:t xml:space="preserve">Fonte: Coutinho, A., Monção, A. &amp; Valentim, H. (1996). </w:t>
      </w:r>
      <w:r w:rsidRPr="00910F6C">
        <w:rPr>
          <w:i/>
          <w:iCs/>
        </w:rPr>
        <w:t>Importa-se de Responder – Exercícios de Introdução aos Estudos Linguísticos</w:t>
      </w:r>
      <w:r w:rsidRPr="00910F6C">
        <w:t>, p. 29. Lisboa: Plátano Edições Técnicas. Coleção Universitária. (</w:t>
      </w:r>
      <w:proofErr w:type="spellStart"/>
      <w:r w:rsidRPr="00910F6C">
        <w:t>sic</w:t>
      </w:r>
      <w:proofErr w:type="spellEnd"/>
      <w:r w:rsidRPr="00910F6C">
        <w:t>)</w:t>
      </w:r>
    </w:p>
    <w:p w14:paraId="5B48A037" w14:textId="77777777" w:rsidR="00910F6C" w:rsidRDefault="00910F6C" w:rsidP="00BC292C">
      <w:r w:rsidRPr="00910F6C">
        <w:t>(1)    Identifique no Texto C duas características específicas do uso da língua na oralidade.</w:t>
      </w:r>
    </w:p>
    <w:p w14:paraId="797B4D05" w14:textId="77777777" w:rsidR="003D3ADC" w:rsidRDefault="00CF0A47" w:rsidP="009C7C36">
      <w:pPr>
        <w:jc w:val="both"/>
        <w:pPrChange w:id="9" w:author="Tânia Santos Ferreira" w:date="2025-10-23T18:20:00Z" w16du:dateUtc="2025-10-23T17:20:00Z">
          <w:pPr/>
        </w:pPrChange>
      </w:pPr>
      <w:r w:rsidRPr="00CF0A47">
        <w:rPr>
          <w:u w:val="single"/>
        </w:rPr>
        <w:t>Discurso mais espontâneo</w:t>
      </w:r>
      <w:r>
        <w:t xml:space="preserve">, </w:t>
      </w:r>
      <w:r w:rsidRPr="00CF0A47">
        <w:t>que se constrói no próprio ato da enunciação</w:t>
      </w:r>
      <w:r>
        <w:t xml:space="preserve"> (“</w:t>
      </w:r>
      <w:r w:rsidRPr="00CF0A47">
        <w:t xml:space="preserve">isso é uma coisa que me, quer dizer, que faz-me um bocado de impressão, pá, para mim, quer dizer, que vivo, pá, vivo aqui desde que nasci portanto, pá, [...] </w:t>
      </w:r>
      <w:proofErr w:type="spellStart"/>
      <w:r w:rsidRPr="00CF0A47">
        <w:t>tou</w:t>
      </w:r>
      <w:proofErr w:type="spellEnd"/>
      <w:r w:rsidRPr="00CF0A47">
        <w:t xml:space="preserve"> a notar uma série de, de... destruições que se têm feito na cidade, que a mim me chocam um bocado</w:t>
      </w:r>
      <w:r>
        <w:t>”)</w:t>
      </w:r>
      <w:r w:rsidRPr="00CF0A47">
        <w:t>.</w:t>
      </w:r>
      <w:r>
        <w:t xml:space="preserve"> </w:t>
      </w:r>
    </w:p>
    <w:p w14:paraId="3AFB2729" w14:textId="79DE7EF9" w:rsidR="00910F6C" w:rsidRDefault="00CF0A47" w:rsidP="009C7C36">
      <w:pPr>
        <w:jc w:val="both"/>
        <w:pPrChange w:id="10" w:author="Tânia Santos Ferreira" w:date="2025-10-23T18:20:00Z" w16du:dateUtc="2025-10-23T17:20:00Z">
          <w:pPr/>
        </w:pPrChange>
      </w:pPr>
      <w:r w:rsidRPr="00CF0A47">
        <w:rPr>
          <w:u w:val="single"/>
        </w:rPr>
        <w:t>Repetições de padrões e de palavras</w:t>
      </w:r>
      <w:r>
        <w:t xml:space="preserve"> (repetição </w:t>
      </w:r>
      <w:del w:id="11" w:author="Tânia Santos Ferreira" w:date="2025-10-23T18:20:00Z" w16du:dateUtc="2025-10-23T17:20:00Z">
        <w:r w:rsidDel="009C7C36">
          <w:delText>do conector</w:delText>
        </w:r>
      </w:del>
      <w:ins w:id="12" w:author="Tânia Santos Ferreira" w:date="2025-10-23T18:20:00Z" w16du:dateUtc="2025-10-23T17:20:00Z">
        <w:r w:rsidR="009C7C36">
          <w:t>da interjeição</w:t>
        </w:r>
      </w:ins>
      <w:r>
        <w:t xml:space="preserve"> “pá” ao longo de todo o texto), bem como </w:t>
      </w:r>
      <w:r w:rsidRPr="00CF0A47">
        <w:rPr>
          <w:u w:val="single"/>
        </w:rPr>
        <w:t xml:space="preserve">reformulações evidentes das </w:t>
      </w:r>
      <w:r w:rsidRPr="0048092D">
        <w:rPr>
          <w:u w:val="single"/>
        </w:rPr>
        <w:t>frases ditas, ao mesmo tempo que se repetem palavras</w:t>
      </w:r>
      <w:r>
        <w:t xml:space="preserve"> (“</w:t>
      </w:r>
      <w:r w:rsidRPr="00CF0A47">
        <w:t xml:space="preserve">tenho a impressão </w:t>
      </w:r>
      <w:proofErr w:type="gramStart"/>
      <w:r w:rsidRPr="00CF0A47">
        <w:t>que</w:t>
      </w:r>
      <w:proofErr w:type="gramEnd"/>
      <w:r w:rsidRPr="00CF0A47">
        <w:t xml:space="preserve"> são motivadas, pá, por um... pela atitude das entidades</w:t>
      </w:r>
      <w:r>
        <w:t>”).</w:t>
      </w:r>
      <w:ins w:id="13" w:author="Tânia Santos Ferreira" w:date="2025-10-23T18:21:00Z" w16du:dateUtc="2025-10-23T17:21:00Z">
        <w:r w:rsidR="009C7C36">
          <w:t xml:space="preserve"> </w:t>
        </w:r>
        <w:r w:rsidR="009C7C36">
          <w:sym w:font="Wingdings" w:char="F0FC"/>
        </w:r>
      </w:ins>
    </w:p>
    <w:p w14:paraId="12FCEE4C" w14:textId="77777777" w:rsidR="00910F6C" w:rsidRPr="00910F6C" w:rsidRDefault="00910F6C" w:rsidP="00910F6C"/>
    <w:p w14:paraId="0C374F5A" w14:textId="77777777" w:rsidR="00910F6C" w:rsidRDefault="00910F6C" w:rsidP="00BC292C">
      <w:r w:rsidRPr="00910F6C">
        <w:t>(2)    Reescreva o Texto C para a modalidade escrita do uso da língua, respeitando as características e as convenções da escrita.</w:t>
      </w:r>
    </w:p>
    <w:p w14:paraId="5A6AFCB7" w14:textId="730702EB" w:rsidR="00817B0E" w:rsidRDefault="00817B0E" w:rsidP="009C7C36">
      <w:pPr>
        <w:jc w:val="both"/>
        <w:rPr>
          <w:sz w:val="20"/>
          <w:szCs w:val="20"/>
        </w:rPr>
        <w:pPrChange w:id="14" w:author="Tânia Santos Ferreira" w:date="2025-10-23T18:21:00Z" w16du:dateUtc="2025-10-23T17:21:00Z">
          <w:pPr/>
        </w:pPrChange>
      </w:pPr>
      <w:r>
        <w:rPr>
          <w:sz w:val="20"/>
          <w:szCs w:val="20"/>
        </w:rPr>
        <w:t>O entrevistador pergunta ao aluno se o facto de ele viver no Porto, e de a cidade ter uma arquitetura específica, influenciou ou teve algum significado na escolha do curso que ele frequenta atualmente.</w:t>
      </w:r>
    </w:p>
    <w:p w14:paraId="18311A66" w14:textId="3F1E9D50" w:rsidR="00910F6C" w:rsidRDefault="00817B0E" w:rsidP="009C7C36">
      <w:pPr>
        <w:jc w:val="both"/>
        <w:rPr>
          <w:sz w:val="20"/>
          <w:szCs w:val="20"/>
        </w:rPr>
        <w:pPrChange w:id="15" w:author="Tânia Santos Ferreira" w:date="2025-10-23T18:21:00Z" w16du:dateUtc="2025-10-23T17:21:00Z">
          <w:pPr/>
        </w:pPrChange>
      </w:pPr>
      <w:r>
        <w:rPr>
          <w:sz w:val="20"/>
          <w:szCs w:val="20"/>
        </w:rPr>
        <w:t>O aluno responde com alguma indecisão,</w:t>
      </w:r>
      <w:r w:rsidR="00341994">
        <w:rPr>
          <w:sz w:val="20"/>
          <w:szCs w:val="20"/>
        </w:rPr>
        <w:t xml:space="preserve"> dizendo que não influenciou na escolha do curso, mas que só depois de ele ter iniciado o curso é que se começou a apaixonar </w:t>
      </w:r>
      <w:r w:rsidR="00F337D7">
        <w:rPr>
          <w:sz w:val="20"/>
          <w:szCs w:val="20"/>
        </w:rPr>
        <w:t xml:space="preserve">mais </w:t>
      </w:r>
      <w:r w:rsidR="00341994">
        <w:rPr>
          <w:sz w:val="20"/>
          <w:szCs w:val="20"/>
        </w:rPr>
        <w:t>por esse assunto e pela cidade do Porto. O aluno acrescenta que o facto de ele viver no Porto</w:t>
      </w:r>
      <w:r w:rsidR="00907019">
        <w:rPr>
          <w:sz w:val="20"/>
          <w:szCs w:val="20"/>
        </w:rPr>
        <w:t xml:space="preserve"> tem uma grande importância</w:t>
      </w:r>
      <w:r w:rsidR="00341994">
        <w:rPr>
          <w:sz w:val="20"/>
          <w:szCs w:val="20"/>
        </w:rPr>
        <w:t>, e qualifica-a como uma cidade</w:t>
      </w:r>
      <w:r w:rsidR="00907019">
        <w:rPr>
          <w:sz w:val="20"/>
          <w:szCs w:val="20"/>
        </w:rPr>
        <w:t xml:space="preserve"> com o potencial de ser</w:t>
      </w:r>
      <w:r w:rsidR="00341994">
        <w:rPr>
          <w:sz w:val="20"/>
          <w:szCs w:val="20"/>
        </w:rPr>
        <w:t xml:space="preserve"> pessoalmente marcante para as pessoas que lá vivem</w:t>
      </w:r>
      <w:r w:rsidR="00183611">
        <w:rPr>
          <w:sz w:val="20"/>
          <w:szCs w:val="20"/>
        </w:rPr>
        <w:t>,</w:t>
      </w:r>
      <w:r w:rsidR="00341994">
        <w:rPr>
          <w:sz w:val="20"/>
          <w:szCs w:val="20"/>
        </w:rPr>
        <w:t xml:space="preserve"> e com características muito vincadas, arquitetonicamente. Além disso, ele refere que a cidade fornece, a quem lá reside, um sentido maior de convivência no espaço urbano. </w:t>
      </w:r>
      <w:r w:rsidR="00E91FCD">
        <w:rPr>
          <w:sz w:val="20"/>
          <w:szCs w:val="20"/>
        </w:rPr>
        <w:t>P</w:t>
      </w:r>
      <w:r w:rsidR="00341994">
        <w:rPr>
          <w:sz w:val="20"/>
          <w:szCs w:val="20"/>
        </w:rPr>
        <w:t>or estas razões e pelo impacto que a cidade tem nele, o aluno confessa</w:t>
      </w:r>
      <w:ins w:id="16" w:author="Tânia Santos Ferreira" w:date="2025-10-23T18:21:00Z" w16du:dateUtc="2025-10-23T17:21:00Z">
        <w:r w:rsidR="009E5E89">
          <w:rPr>
            <w:sz w:val="20"/>
            <w:szCs w:val="20"/>
          </w:rPr>
          <w:t>,</w:t>
        </w:r>
      </w:ins>
      <w:r w:rsidR="00341994">
        <w:rPr>
          <w:sz w:val="20"/>
          <w:szCs w:val="20"/>
        </w:rPr>
        <w:t xml:space="preserve"> com alguma pena</w:t>
      </w:r>
      <w:ins w:id="17" w:author="Tânia Santos Ferreira" w:date="2025-10-23T18:21:00Z" w16du:dateUtc="2025-10-23T17:21:00Z">
        <w:r w:rsidR="009E5E89">
          <w:rPr>
            <w:sz w:val="20"/>
            <w:szCs w:val="20"/>
          </w:rPr>
          <w:t>,</w:t>
        </w:r>
      </w:ins>
      <w:r w:rsidR="00341994">
        <w:rPr>
          <w:sz w:val="20"/>
          <w:szCs w:val="20"/>
        </w:rPr>
        <w:t xml:space="preserve"> que, para ele – alguém que vive no Porto desde que nasceu</w:t>
      </w:r>
      <w:r w:rsidR="00B049B7">
        <w:rPr>
          <w:sz w:val="20"/>
          <w:szCs w:val="20"/>
        </w:rPr>
        <w:t xml:space="preserve"> -,</w:t>
      </w:r>
      <w:r w:rsidR="00341994">
        <w:rPr>
          <w:sz w:val="20"/>
          <w:szCs w:val="20"/>
        </w:rPr>
        <w:t xml:space="preserve"> de todas as cidades portuguesas com características arquitetónicas igualmente vincadas, o Porto tem vindo a sofrer uma deterioração total</w:t>
      </w:r>
      <w:r w:rsidR="00C57F56">
        <w:rPr>
          <w:sz w:val="20"/>
          <w:szCs w:val="20"/>
        </w:rPr>
        <w:t xml:space="preserve"> e isso é algo que o tem afetado pessoalmente. Essa deterioração ou destruição que se tem notado na cidade do Porto é algo que o tem chocado</w:t>
      </w:r>
      <w:r w:rsidR="00A14BFE">
        <w:rPr>
          <w:sz w:val="20"/>
          <w:szCs w:val="20"/>
        </w:rPr>
        <w:t xml:space="preserve"> bastante</w:t>
      </w:r>
      <w:r w:rsidR="00C57F56">
        <w:rPr>
          <w:sz w:val="20"/>
          <w:szCs w:val="20"/>
        </w:rPr>
        <w:t xml:space="preserve">, e que ele desconfia ser </w:t>
      </w:r>
      <w:proofErr w:type="gramStart"/>
      <w:r w:rsidR="00C57F56">
        <w:rPr>
          <w:sz w:val="20"/>
          <w:szCs w:val="20"/>
        </w:rPr>
        <w:t>motivada</w:t>
      </w:r>
      <w:proofErr w:type="gramEnd"/>
      <w:r w:rsidR="00C57F56">
        <w:rPr>
          <w:sz w:val="20"/>
          <w:szCs w:val="20"/>
        </w:rPr>
        <w:t xml:space="preserve"> pela atitude de entidades institucionais, que deixam a cidade ir sendo completamente transformada sem qualquer preocupação </w:t>
      </w:r>
      <w:r w:rsidR="00311131">
        <w:rPr>
          <w:sz w:val="20"/>
          <w:szCs w:val="20"/>
        </w:rPr>
        <w:t xml:space="preserve">em se manter a </w:t>
      </w:r>
      <w:r w:rsidR="00C57F56">
        <w:rPr>
          <w:sz w:val="20"/>
          <w:szCs w:val="20"/>
        </w:rPr>
        <w:t>sua identidade.</w:t>
      </w:r>
      <w:ins w:id="18" w:author="Tânia Santos Ferreira" w:date="2025-10-23T18:22:00Z" w16du:dateUtc="2025-10-23T17:22:00Z">
        <w:r w:rsidR="00C04542">
          <w:rPr>
            <w:sz w:val="20"/>
            <w:szCs w:val="20"/>
          </w:rPr>
          <w:sym w:font="Wingdings" w:char="F0FC"/>
        </w:r>
      </w:ins>
    </w:p>
    <w:p w14:paraId="29A21EAC" w14:textId="77777777" w:rsidR="00827C63" w:rsidRPr="00827C63" w:rsidRDefault="00827C63" w:rsidP="00910F6C">
      <w:pPr>
        <w:rPr>
          <w:sz w:val="20"/>
          <w:szCs w:val="20"/>
        </w:rPr>
      </w:pPr>
    </w:p>
    <w:p w14:paraId="40EBDC5A" w14:textId="77777777" w:rsidR="00910F6C" w:rsidRDefault="00910F6C" w:rsidP="00BC292C">
      <w:r w:rsidRPr="00910F6C">
        <w:lastRenderedPageBreak/>
        <w:t>(3)    O Texto C é mais ou menos formal? Justifique a sua resposta com elementos do texto.</w:t>
      </w:r>
    </w:p>
    <w:p w14:paraId="5B1FC235" w14:textId="439AD4F4" w:rsidR="00910F6C" w:rsidRPr="00E33EB5" w:rsidRDefault="0048092D" w:rsidP="00C04542">
      <w:pPr>
        <w:jc w:val="both"/>
        <w:rPr>
          <w:sz w:val="28"/>
          <w:szCs w:val="28"/>
        </w:rPr>
        <w:pPrChange w:id="19" w:author="Tânia Santos Ferreira" w:date="2025-10-23T18:22:00Z" w16du:dateUtc="2025-10-23T17:22:00Z">
          <w:pPr/>
        </w:pPrChange>
      </w:pPr>
      <w:r>
        <w:t xml:space="preserve">O Texto C é </w:t>
      </w:r>
      <w:r w:rsidR="00D24449">
        <w:t>menos</w:t>
      </w:r>
      <w:r>
        <w:t xml:space="preserve"> formal: </w:t>
      </w:r>
      <w:r w:rsidR="00A8374C">
        <w:t>“</w:t>
      </w:r>
      <w:r w:rsidR="00A8374C" w:rsidRPr="00E33EB5">
        <w:t xml:space="preserve">não é destruições, pá, que são, pá, muitas vezes, tenho a impressão </w:t>
      </w:r>
      <w:proofErr w:type="gramStart"/>
      <w:r w:rsidR="00A8374C" w:rsidRPr="00E33EB5">
        <w:t>que</w:t>
      </w:r>
      <w:proofErr w:type="gramEnd"/>
      <w:r w:rsidR="00A8374C" w:rsidRPr="00E33EB5">
        <w:t xml:space="preserve"> são motivadas, pá, por um... pela atitude das entidades institucionais, pá, que numa cidade só vendo, quer dizer, a cidade é deixada, pá, aos cães, pá, que fazem dela o que querem pá.</w:t>
      </w:r>
      <w:r w:rsidR="00A8374C" w:rsidRPr="002331BA">
        <w:t>”</w:t>
      </w:r>
    </w:p>
    <w:p w14:paraId="733841EA" w14:textId="77777777" w:rsidR="00A8374C" w:rsidRPr="00910F6C" w:rsidRDefault="00A8374C" w:rsidP="00910F6C"/>
    <w:p w14:paraId="33714C6D" w14:textId="77777777" w:rsidR="00910F6C" w:rsidRPr="00910F6C" w:rsidRDefault="00910F6C" w:rsidP="00BC292C">
      <w:r w:rsidRPr="00910F6C">
        <w:t>(4)    O Texto C é mais ou menos pessoal? Justifique a sua resposta com elementos do texto.</w:t>
      </w:r>
    </w:p>
    <w:p w14:paraId="2D51826E" w14:textId="295518DE" w:rsidR="00AF79AE" w:rsidRDefault="0048092D" w:rsidP="00C04542">
      <w:pPr>
        <w:jc w:val="both"/>
        <w:pPrChange w:id="20" w:author="Tânia Santos Ferreira" w:date="2025-10-23T18:22:00Z" w16du:dateUtc="2025-10-23T17:22:00Z">
          <w:pPr/>
        </w:pPrChange>
      </w:pPr>
      <w:r>
        <w:t>É um texto mais pessoal. “</w:t>
      </w:r>
      <w:r w:rsidRPr="006D25E7">
        <w:t xml:space="preserve">A: o facto de viveres no Porto teve algum significado, viveres aqui, o Porto ter uma </w:t>
      </w:r>
      <w:proofErr w:type="spellStart"/>
      <w:r w:rsidRPr="006D25E7">
        <w:t>arquitectura</w:t>
      </w:r>
      <w:proofErr w:type="spellEnd"/>
      <w:r w:rsidRPr="006D25E7">
        <w:t xml:space="preserve"> específica, teve algum significado em seguir o curso que frequentas?</w:t>
      </w:r>
      <w:r w:rsidRPr="002331BA">
        <w:t>”</w:t>
      </w:r>
      <w:r w:rsidR="00B171E5">
        <w:rPr>
          <w:sz w:val="32"/>
          <w:szCs w:val="32"/>
        </w:rPr>
        <w:t>.</w:t>
      </w:r>
      <w:r w:rsidRPr="00E33EB5">
        <w:rPr>
          <w:sz w:val="32"/>
          <w:szCs w:val="32"/>
        </w:rPr>
        <w:br/>
      </w:r>
      <w:r w:rsidRPr="002331BA">
        <w:t>“</w:t>
      </w:r>
      <w:r w:rsidRPr="00E33EB5">
        <w:t xml:space="preserve">pá, para mim, quer dizer, que vivo, pá, vivo aqui desde que </w:t>
      </w:r>
      <w:proofErr w:type="gramStart"/>
      <w:r w:rsidRPr="00E33EB5">
        <w:t>nasci</w:t>
      </w:r>
      <w:proofErr w:type="gramEnd"/>
      <w:r w:rsidRPr="00E33EB5">
        <w:t xml:space="preserve"> portanto, pá, [...] </w:t>
      </w:r>
      <w:proofErr w:type="spellStart"/>
      <w:r w:rsidRPr="00E33EB5">
        <w:t>tou</w:t>
      </w:r>
      <w:proofErr w:type="spellEnd"/>
      <w:r w:rsidRPr="00E33EB5">
        <w:t xml:space="preserve"> a notar uma série de, de... destruições que se têm feito na cidade, que a mim me chocam um bocado</w:t>
      </w:r>
      <w:r>
        <w:t>”.</w:t>
      </w:r>
      <w:r>
        <w:br/>
      </w:r>
    </w:p>
    <w:sectPr w:rsidR="00AF79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B2DE0"/>
    <w:multiLevelType w:val="multilevel"/>
    <w:tmpl w:val="359AA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FF22A1"/>
    <w:multiLevelType w:val="multilevel"/>
    <w:tmpl w:val="73B8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D2453"/>
    <w:multiLevelType w:val="multilevel"/>
    <w:tmpl w:val="9048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EF7E8C"/>
    <w:multiLevelType w:val="multilevel"/>
    <w:tmpl w:val="0C82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4487676">
    <w:abstractNumId w:val="2"/>
  </w:num>
  <w:num w:numId="2" w16cid:durableId="470295088">
    <w:abstractNumId w:val="1"/>
  </w:num>
  <w:num w:numId="3" w16cid:durableId="903636117">
    <w:abstractNumId w:val="0"/>
  </w:num>
  <w:num w:numId="4" w16cid:durableId="140294778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ânia Santos Ferreira">
    <w15:presenceInfo w15:providerId="AD" w15:userId="S::uc37686@uc.pt::4afe0104-d165-4aad-bf05-3f83f9f219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48"/>
    <w:rsid w:val="00050C48"/>
    <w:rsid w:val="0013110D"/>
    <w:rsid w:val="001359FF"/>
    <w:rsid w:val="00183611"/>
    <w:rsid w:val="002331BA"/>
    <w:rsid w:val="00255187"/>
    <w:rsid w:val="00311131"/>
    <w:rsid w:val="00341994"/>
    <w:rsid w:val="00395E75"/>
    <w:rsid w:val="003D3ADC"/>
    <w:rsid w:val="00400BC7"/>
    <w:rsid w:val="0048092D"/>
    <w:rsid w:val="004B3A49"/>
    <w:rsid w:val="005D6403"/>
    <w:rsid w:val="005E5F15"/>
    <w:rsid w:val="00607DC3"/>
    <w:rsid w:val="00630942"/>
    <w:rsid w:val="00695058"/>
    <w:rsid w:val="006D25E7"/>
    <w:rsid w:val="00817B0E"/>
    <w:rsid w:val="00827C63"/>
    <w:rsid w:val="00862F49"/>
    <w:rsid w:val="008C7CD1"/>
    <w:rsid w:val="00907019"/>
    <w:rsid w:val="00910F6C"/>
    <w:rsid w:val="00917329"/>
    <w:rsid w:val="009606F4"/>
    <w:rsid w:val="009C7C36"/>
    <w:rsid w:val="009E5E89"/>
    <w:rsid w:val="00A14BFE"/>
    <w:rsid w:val="00A8374C"/>
    <w:rsid w:val="00AF79AE"/>
    <w:rsid w:val="00B049B7"/>
    <w:rsid w:val="00B10155"/>
    <w:rsid w:val="00B171E5"/>
    <w:rsid w:val="00BA46F1"/>
    <w:rsid w:val="00BC292C"/>
    <w:rsid w:val="00C04542"/>
    <w:rsid w:val="00C57F56"/>
    <w:rsid w:val="00CF0A47"/>
    <w:rsid w:val="00D24449"/>
    <w:rsid w:val="00E33EB5"/>
    <w:rsid w:val="00E513DC"/>
    <w:rsid w:val="00E91FCD"/>
    <w:rsid w:val="00F337D7"/>
    <w:rsid w:val="00F63490"/>
    <w:rsid w:val="00FE6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350E4"/>
  <w15:chartTrackingRefBased/>
  <w15:docId w15:val="{3B59C2BF-0079-4B5E-AE00-157880414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5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05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5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5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5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5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5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5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5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5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05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5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50C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50C4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50C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50C4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50C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50C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5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5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5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5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5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50C4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50C4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50C4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5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50C4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50C48"/>
    <w:rPr>
      <w:b/>
      <w:bCs/>
      <w:smallCaps/>
      <w:color w:val="0F4761" w:themeColor="accent1" w:themeShade="BF"/>
      <w:spacing w:val="5"/>
    </w:rPr>
  </w:style>
  <w:style w:type="paragraph" w:styleId="Reviso">
    <w:name w:val="Revision"/>
    <w:hidden/>
    <w:uiPriority w:val="99"/>
    <w:semiHidden/>
    <w:rsid w:val="0063094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4</Pages>
  <Words>1180</Words>
  <Characters>6377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Inês Santos</dc:creator>
  <cp:keywords/>
  <dc:description/>
  <cp:lastModifiedBy>Tânia Santos Ferreira</cp:lastModifiedBy>
  <cp:revision>41</cp:revision>
  <dcterms:created xsi:type="dcterms:W3CDTF">2025-10-07T20:49:00Z</dcterms:created>
  <dcterms:modified xsi:type="dcterms:W3CDTF">2025-10-23T17:23:00Z</dcterms:modified>
</cp:coreProperties>
</file>