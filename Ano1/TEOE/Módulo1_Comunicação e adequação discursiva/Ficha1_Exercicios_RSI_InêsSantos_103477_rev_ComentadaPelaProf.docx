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BB4E" w14:textId="19681FBF" w:rsidR="00CF487C" w:rsidRDefault="00CF487C">
      <w:pPr>
        <w:spacing w:after="0"/>
        <w:ind w:left="351"/>
      </w:pPr>
    </w:p>
    <w:p w14:paraId="12CCFA5F" w14:textId="77777777" w:rsidR="005C2135" w:rsidRDefault="005C2135">
      <w:pPr>
        <w:pStyle w:val="Ttulo3"/>
        <w:ind w:left="346"/>
        <w:rPr>
          <w:i/>
          <w:color w:val="0F4761"/>
          <w:sz w:val="28"/>
          <w:u w:val="none"/>
        </w:rPr>
      </w:pPr>
    </w:p>
    <w:p w14:paraId="25EE6399" w14:textId="0E9F5D5A" w:rsidR="00CF487C" w:rsidRDefault="004B7504">
      <w:pPr>
        <w:pStyle w:val="Ttulo3"/>
        <w:ind w:left="346"/>
      </w:pPr>
      <w:r>
        <w:rPr>
          <w:i/>
          <w:color w:val="0F4761"/>
          <w:sz w:val="28"/>
          <w:u w:val="none"/>
        </w:rPr>
        <w:t xml:space="preserve">Língua portuguesa: passado e futuro </w:t>
      </w:r>
    </w:p>
    <w:p w14:paraId="456FAA44" w14:textId="77777777" w:rsidR="00CF487C" w:rsidRDefault="004B7504">
      <w:pPr>
        <w:spacing w:after="33"/>
        <w:ind w:left="351"/>
      </w:pPr>
      <w:r>
        <w:t xml:space="preserve"> </w:t>
      </w:r>
    </w:p>
    <w:p w14:paraId="67E3C9B1" w14:textId="77777777" w:rsidR="00CF487C" w:rsidRDefault="004B7504">
      <w:pPr>
        <w:spacing w:after="0"/>
        <w:ind w:left="282"/>
        <w:jc w:val="center"/>
      </w:pPr>
      <w:r>
        <w:rPr>
          <w:b/>
          <w:sz w:val="28"/>
        </w:rPr>
        <w:t xml:space="preserve">Texto A: Com 800 anos e ainda menina </w:t>
      </w:r>
    </w:p>
    <w:p w14:paraId="28BD8716" w14:textId="77777777" w:rsidR="00CF487C" w:rsidRDefault="004B7504">
      <w:pPr>
        <w:spacing w:after="0"/>
        <w:ind w:left="325"/>
        <w:jc w:val="center"/>
      </w:pPr>
      <w:r>
        <w:rPr>
          <w:b/>
        </w:rPr>
        <w:t xml:space="preserve"> </w:t>
      </w:r>
    </w:p>
    <w:p w14:paraId="09F40D2B" w14:textId="77777777" w:rsidR="00CF487C" w:rsidRDefault="004B7504">
      <w:pPr>
        <w:tabs>
          <w:tab w:val="center" w:pos="351"/>
          <w:tab w:val="center" w:pos="5224"/>
        </w:tabs>
        <w:spacing w:after="5" w:line="249" w:lineRule="auto"/>
      </w:pPr>
      <w:r>
        <w:tab/>
        <w:t xml:space="preserve"> </w:t>
      </w:r>
      <w:r>
        <w:tab/>
        <w:t>(José Ribeiro e Castro, 27/07/2014)</w:t>
      </w:r>
    </w:p>
    <w:p w14:paraId="72A9EA9B" w14:textId="77777777" w:rsidR="00CF487C" w:rsidRDefault="004B7504">
      <w:pPr>
        <w:spacing w:after="0"/>
        <w:ind w:left="325"/>
        <w:jc w:val="center"/>
      </w:pPr>
      <w:r>
        <w:t xml:space="preserve"> </w:t>
      </w:r>
    </w:p>
    <w:p w14:paraId="7B9A4127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É arbitrário datar o nascimento de uma língua. Atrevimento mesmo, já que obviamente uma língua não nasce assim de repente, num dia. </w:t>
      </w:r>
    </w:p>
    <w:p w14:paraId="6538E4DC" w14:textId="77777777" w:rsidR="007358D2" w:rsidRDefault="004B7504">
      <w:pPr>
        <w:spacing w:after="3" w:line="361" w:lineRule="auto"/>
        <w:ind w:left="118" w:right="56" w:firstLine="939"/>
        <w:jc w:val="both"/>
        <w:rPr>
          <w:sz w:val="24"/>
        </w:rPr>
      </w:pPr>
      <w:r>
        <w:rPr>
          <w:sz w:val="24"/>
        </w:rPr>
        <w:t xml:space="preserve">A formação de uma língua é um processo, não um momento. Mas essa indeterminação também acontece com pessoas. Camões, por exemplo: ninguém sabe ao certo se morreu a 10 </w:t>
      </w:r>
    </w:p>
    <w:p w14:paraId="67C27751" w14:textId="5F0F3389" w:rsidR="00CF487C" w:rsidRDefault="004B7504" w:rsidP="007358D2">
      <w:pPr>
        <w:spacing w:after="3" w:line="361" w:lineRule="auto"/>
        <w:ind w:right="56"/>
        <w:jc w:val="both"/>
      </w:pPr>
      <w:r>
        <w:t xml:space="preserve">5 </w:t>
      </w:r>
      <w:r>
        <w:rPr>
          <w:sz w:val="24"/>
        </w:rPr>
        <w:t xml:space="preserve">de junho; e, todavia, é o dia que fixámos, até feriado em Portugal.  </w:t>
      </w:r>
    </w:p>
    <w:p w14:paraId="2A684BE6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>É assim que marcamos a data referencial da língua portuguesa. Fazemo-lo em 27 de junho de 1214, dia em que, em Coimbra, o terceiro Rei de Portugal, D. Afonso II, subscreveu o seu testamento em língua portuguesa. É o mais antigo documento régio em Português, o primeiro texto da língua portuguesa em uso oficial. Por um lado, já é Português e não galaico-</w:t>
      </w:r>
    </w:p>
    <w:p w14:paraId="7E34787D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10 </w:t>
      </w:r>
      <w:r>
        <w:rPr>
          <w:sz w:val="24"/>
        </w:rPr>
        <w:t xml:space="preserve">português. Por outro lado, é a prova de que ascendera ao mais nível do Estado, não circulava apenas na comunicação particular. </w:t>
      </w:r>
    </w:p>
    <w:p w14:paraId="3DFF4D9E" w14:textId="77777777" w:rsidR="00CF487C" w:rsidRDefault="004B7504">
      <w:pPr>
        <w:spacing w:after="123"/>
        <w:ind w:left="1066" w:right="56" w:hanging="10"/>
        <w:jc w:val="both"/>
      </w:pPr>
      <w:r>
        <w:rPr>
          <w:sz w:val="24"/>
        </w:rPr>
        <w:t xml:space="preserve">A 27 de junho de 2014 festejaremos 800 anos desse dia, oitocentos anos desse facto.  </w:t>
      </w:r>
    </w:p>
    <w:p w14:paraId="06518A22" w14:textId="77777777" w:rsidR="00CF487C" w:rsidRDefault="004B7504">
      <w:pPr>
        <w:spacing w:after="123"/>
        <w:ind w:left="1066" w:right="56" w:hanging="10"/>
        <w:jc w:val="both"/>
      </w:pPr>
      <w:r>
        <w:rPr>
          <w:sz w:val="24"/>
        </w:rPr>
        <w:t xml:space="preserve">Porquê celebrar este facto? </w:t>
      </w:r>
    </w:p>
    <w:p w14:paraId="012CE4C4" w14:textId="77777777" w:rsidR="00CF487C" w:rsidRDefault="004B7504">
      <w:pPr>
        <w:spacing w:after="124"/>
        <w:ind w:left="10" w:right="62" w:hanging="10"/>
        <w:jc w:val="right"/>
      </w:pPr>
      <w:r>
        <w:rPr>
          <w:sz w:val="24"/>
        </w:rPr>
        <w:t xml:space="preserve">Porque é importante o mundo conhecer que há uma língua internacional, a quarta língua </w:t>
      </w:r>
    </w:p>
    <w:p w14:paraId="3250DF56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15 </w:t>
      </w:r>
      <w:r>
        <w:rPr>
          <w:sz w:val="24"/>
        </w:rPr>
        <w:t xml:space="preserve">mais falada do mundo, uma preciosa ferramenta na globalização, a terceira língua europeia global, que é também língua americana, língua africana, língua do Oriente, a língua mais falada do hemisfério sul – que está em festa, porque celebra 8 séculos, oitocentos anos.  </w:t>
      </w:r>
    </w:p>
    <w:p w14:paraId="6394BF8E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De forma lapidar, esta é aquela de que Virgílio Ferreira disse: “da minha língua vê-se o mar.” É o mar, na verdade, que explica tudo. Depois daquele texto de D. Afonso II, a língua </w:t>
      </w:r>
    </w:p>
    <w:p w14:paraId="5C85A3B5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20 </w:t>
      </w:r>
      <w:r>
        <w:rPr>
          <w:sz w:val="24"/>
        </w:rPr>
        <w:t xml:space="preserve">consolidou-se. E, a partir do século XV, tendo aprendido a navegar, houve um português que a levou até à Madeira; e, depois, a Cabo Verde e às costas africanas; e à Índia; e ao Brasil; e ao Oriente – tudo isto, porque o Português é uma língua de que se vê o mar. </w:t>
      </w:r>
    </w:p>
    <w:p w14:paraId="0DE63551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E, depois, houve outros, outros e mais outros, houve brasileiros, e angolanos, e </w:t>
      </w:r>
      <w:proofErr w:type="spellStart"/>
      <w:r>
        <w:rPr>
          <w:sz w:val="24"/>
        </w:rPr>
        <w:t>caboverdianos</w:t>
      </w:r>
      <w:proofErr w:type="spellEnd"/>
      <w:r>
        <w:rPr>
          <w:sz w:val="24"/>
        </w:rPr>
        <w:t xml:space="preserve">, guineenses e são-tomenses, e goeses, e moçambicanos, e timorenses, e macaenses, </w:t>
      </w:r>
    </w:p>
    <w:p w14:paraId="539820BE" w14:textId="77777777" w:rsidR="00CF487C" w:rsidRDefault="004B7504">
      <w:pPr>
        <w:spacing w:after="3" w:line="361" w:lineRule="auto"/>
        <w:ind w:left="348" w:right="56" w:hanging="348"/>
        <w:jc w:val="both"/>
      </w:pPr>
      <w:r>
        <w:lastRenderedPageBreak/>
        <w:t xml:space="preserve">25 </w:t>
      </w:r>
      <w:r>
        <w:rPr>
          <w:sz w:val="24"/>
        </w:rPr>
        <w:t xml:space="preserve">e outros que levaram essa mesma língua a tantos outros lugares em todos os continentes, e a enriqueceram, e enriquecem – que a levam e trazem, todos os dias, como património comum, tesouro de cultura, matriz de memórias, de alma e de identidades. </w:t>
      </w:r>
    </w:p>
    <w:p w14:paraId="0E2CFB55" w14:textId="77777777" w:rsidR="00CF487C" w:rsidRDefault="004B7504">
      <w:pPr>
        <w:spacing w:after="124"/>
        <w:ind w:left="10" w:right="62" w:hanging="10"/>
        <w:jc w:val="right"/>
      </w:pPr>
      <w:r>
        <w:rPr>
          <w:sz w:val="24"/>
        </w:rPr>
        <w:t xml:space="preserve">O Português como grande língua internacional contemporânea é, afinal, uma novidade: </w:t>
      </w:r>
    </w:p>
    <w:p w14:paraId="6EB2AB57" w14:textId="77777777" w:rsidR="00CF487C" w:rsidRDefault="004B7504">
      <w:pPr>
        <w:spacing w:after="3" w:line="361" w:lineRule="auto"/>
        <w:ind w:left="346" w:right="56" w:hanging="10"/>
        <w:jc w:val="both"/>
      </w:pPr>
      <w:r>
        <w:rPr>
          <w:sz w:val="24"/>
        </w:rPr>
        <w:t xml:space="preserve">bem vistas as coisas, não tem ainda 40 anos. Nasceu assim com a independência das antigas colónias e a escolha inteligente dos novos países; e consolidou-se na CPLP.  </w:t>
      </w:r>
    </w:p>
    <w:p w14:paraId="5764230A" w14:textId="77777777" w:rsidR="00CF487C" w:rsidRDefault="004B7504">
      <w:pPr>
        <w:spacing w:after="124"/>
        <w:ind w:left="10" w:right="62" w:hanging="10"/>
        <w:jc w:val="right"/>
      </w:pPr>
      <w:r>
        <w:rPr>
          <w:sz w:val="24"/>
        </w:rPr>
        <w:t xml:space="preserve">É um facto novo, muito novo – única desculpa para a pouca consciência de muitos </w:t>
      </w:r>
    </w:p>
    <w:p w14:paraId="37A108FB" w14:textId="77777777" w:rsidR="00CF487C" w:rsidRDefault="004B7504">
      <w:pPr>
        <w:spacing w:after="3" w:line="361" w:lineRule="auto"/>
        <w:ind w:left="349" w:right="56" w:hanging="231"/>
        <w:jc w:val="both"/>
      </w:pPr>
      <w:r>
        <w:t xml:space="preserve">5 </w:t>
      </w:r>
      <w:r>
        <w:rPr>
          <w:sz w:val="24"/>
        </w:rPr>
        <w:t xml:space="preserve">quanto à enorme riqueza e ao fortíssimo potencial deste “Português, língua da Europa”, “Português, língua de África”, “Português, língua das Américas”, “Português, língua do Oriente”: </w:t>
      </w:r>
    </w:p>
    <w:p w14:paraId="37E25090" w14:textId="77777777" w:rsidR="00CF487C" w:rsidRDefault="004B7504">
      <w:pPr>
        <w:spacing w:after="123"/>
        <w:ind w:left="346" w:right="56" w:hanging="10"/>
        <w:jc w:val="both"/>
      </w:pPr>
      <w:r>
        <w:rPr>
          <w:sz w:val="24"/>
        </w:rPr>
        <w:t xml:space="preserve">Português, língua do Mundo; Português, língua global. </w:t>
      </w:r>
    </w:p>
    <w:p w14:paraId="003973D1" w14:textId="77777777" w:rsidR="00CF487C" w:rsidRDefault="004B7504">
      <w:pPr>
        <w:spacing w:after="124"/>
        <w:ind w:left="10" w:right="62" w:hanging="10"/>
        <w:jc w:val="right"/>
      </w:pPr>
      <w:r>
        <w:rPr>
          <w:sz w:val="24"/>
        </w:rPr>
        <w:t xml:space="preserve">Uma língua intercontinental, com 800 anos, e ainda menina: sólida e a crescer. </w:t>
      </w:r>
    </w:p>
    <w:p w14:paraId="371CC1B0" w14:textId="77777777" w:rsidR="00CF487C" w:rsidRDefault="004B7504">
      <w:pPr>
        <w:spacing w:after="104"/>
        <w:ind w:left="346" w:right="56" w:hanging="10"/>
        <w:jc w:val="both"/>
      </w:pPr>
      <w:r>
        <w:rPr>
          <w:sz w:val="24"/>
        </w:rPr>
        <w:t>Festejemos! E, sobretudo, cultivemos cada vez mais este tão precioso capital estratégico.</w:t>
      </w:r>
    </w:p>
    <w:p w14:paraId="653F4F95" w14:textId="77777777" w:rsidR="00CF487C" w:rsidRDefault="004B7504">
      <w:pPr>
        <w:spacing w:after="33"/>
        <w:ind w:left="351"/>
      </w:pPr>
      <w:r>
        <w:t xml:space="preserve"> </w:t>
      </w:r>
    </w:p>
    <w:p w14:paraId="48DCFCC4" w14:textId="77777777" w:rsidR="00CF487C" w:rsidRDefault="004B7504">
      <w:pPr>
        <w:spacing w:after="0"/>
        <w:ind w:left="2136"/>
      </w:pPr>
      <w:r>
        <w:rPr>
          <w:b/>
          <w:sz w:val="28"/>
        </w:rPr>
        <w:t xml:space="preserve">Texto B: A língua de Camões vista por um canudo </w:t>
      </w:r>
    </w:p>
    <w:p w14:paraId="60D9CBC9" w14:textId="77777777" w:rsidR="00CF487C" w:rsidRDefault="004B7504">
      <w:pPr>
        <w:spacing w:after="0"/>
        <w:ind w:left="293" w:hanging="10"/>
        <w:jc w:val="center"/>
      </w:pPr>
      <w:r>
        <w:t>(Inês Silva)</w:t>
      </w:r>
    </w:p>
    <w:p w14:paraId="1E6BBD08" w14:textId="77777777" w:rsidR="00CF487C" w:rsidRDefault="004B7504">
      <w:pPr>
        <w:spacing w:after="0"/>
        <w:ind w:left="348"/>
      </w:pPr>
      <w:r>
        <w:t xml:space="preserve">  </w:t>
      </w:r>
    </w:p>
    <w:p w14:paraId="263F9BAC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A língua permite-nos comunicar. É pela língua que nos afirmamos como pessoas interventivas, com gostos e opiniões, crenças e valores culturais. A língua que falamos e escrevemos é o nosso ser. É-nos transmitida pelos pais, avós, família, escola e sociedade, como herança a preservar com orgulho. É a “língua de Camões”, a que foi sabiamente moldada e </w:t>
      </w:r>
    </w:p>
    <w:p w14:paraId="43CB086E" w14:textId="77777777" w:rsidR="007358D2" w:rsidRDefault="004B7504">
      <w:pPr>
        <w:spacing w:after="3" w:line="361" w:lineRule="auto"/>
        <w:ind w:right="56" w:firstLine="118"/>
        <w:jc w:val="both"/>
        <w:rPr>
          <w:sz w:val="24"/>
        </w:rPr>
      </w:pPr>
      <w:r>
        <w:t xml:space="preserve">5 </w:t>
      </w:r>
      <w:r>
        <w:rPr>
          <w:sz w:val="24"/>
        </w:rPr>
        <w:t xml:space="preserve">engrandecida pelo poeta. Mas, infelizmente, esta expressão poderá vir a desaparecer, talvez daqui a cinco, dez, quinze anos. Ou vir a ser substituída por outra. Isso não é muito importante, claro, desde que as pessoas a falem. O problema residirá apenas no facto de deixarem de a falar, porque não lhe reconhecem valor, grandeza e perfeição. Poderão adulterá-la, inglesá-la, castigá-la com tantas incorreções que será melhor estar calado. E, se os portugueses a calarem </w:t>
      </w:r>
    </w:p>
    <w:p w14:paraId="7143DF10" w14:textId="3B5B9760" w:rsidR="00CF487C" w:rsidRDefault="004B7504">
      <w:pPr>
        <w:spacing w:after="3" w:line="361" w:lineRule="auto"/>
        <w:ind w:right="56" w:firstLine="118"/>
        <w:jc w:val="both"/>
      </w:pPr>
      <w:r>
        <w:t xml:space="preserve">10 </w:t>
      </w:r>
      <w:r>
        <w:rPr>
          <w:sz w:val="24"/>
        </w:rPr>
        <w:t xml:space="preserve">daqui a uns anos porque não a conhecem ou reconhecem efetivamente, ela morre. </w:t>
      </w:r>
    </w:p>
    <w:p w14:paraId="53D150E3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Neste momento, lá fora, a língua de Camões tende a ser valorizada, felizmente. Prova disso é o facto de se falar cada vez mais em lusofonia e em literaturas lusófonas, em Comunidade dos Países de Língua Portuguesa, em internacionalização do português, em política da língua portuguesa; recentes notícias dão conta de que o português é a 3.ª língua </w:t>
      </w:r>
    </w:p>
    <w:p w14:paraId="2018F9D8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15 </w:t>
      </w:r>
      <w:r>
        <w:rPr>
          <w:sz w:val="24"/>
        </w:rPr>
        <w:t xml:space="preserve">materna mais falada no Japão e que está cada vez mais afirmada como língua opcional no ensino básico e no secundário em Espanha.  </w:t>
      </w:r>
    </w:p>
    <w:p w14:paraId="7935A417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lastRenderedPageBreak/>
        <w:t xml:space="preserve">É ainda a língua de Camões que é usada quando os jornalistas, na África do Sul, entrevistam os emigrantes que acompanham a seleção portuguesa. Alguns residem lá há muitos, muitos anos: quinze anos, vinte anos, trinta anos. Bem ou mal, é o português a língua </w:t>
      </w:r>
    </w:p>
    <w:p w14:paraId="19E4F148" w14:textId="77777777" w:rsidR="00CF487C" w:rsidRDefault="004B7504">
      <w:pPr>
        <w:spacing w:after="3"/>
        <w:ind w:left="10" w:right="56" w:hanging="10"/>
        <w:jc w:val="both"/>
      </w:pPr>
      <w:r>
        <w:t xml:space="preserve">20 </w:t>
      </w:r>
      <w:r>
        <w:rPr>
          <w:sz w:val="24"/>
        </w:rPr>
        <w:t xml:space="preserve">que serve as respostas, com </w:t>
      </w:r>
      <w:proofErr w:type="spellStart"/>
      <w:r>
        <w:rPr>
          <w:i/>
          <w:sz w:val="24"/>
        </w:rPr>
        <w:t>yes</w:t>
      </w:r>
      <w:proofErr w:type="spellEnd"/>
      <w:r>
        <w:rPr>
          <w:sz w:val="24"/>
        </w:rPr>
        <w:t xml:space="preserve"> à mistura, é certo, mas é o português. Há um esforço para se </w:t>
      </w:r>
    </w:p>
    <w:p w14:paraId="1A14AD13" w14:textId="77777777" w:rsidR="00CF487C" w:rsidRDefault="004B7504">
      <w:pPr>
        <w:spacing w:after="3" w:line="361" w:lineRule="auto"/>
        <w:ind w:left="118" w:right="56" w:firstLine="231"/>
        <w:jc w:val="both"/>
      </w:pPr>
      <w:r>
        <w:rPr>
          <w:sz w:val="24"/>
        </w:rPr>
        <w:t xml:space="preserve">fazerem entender, para pronunciarem as palavras sem um certo “sotaque” estrangeiro, para usarem os termos próprios da língua, ou seja, para manterem viva a língua que herdaram à nascença, que levaram na bagagem e que colocaram na sua mesa de cabeceira para servir de oração diária. Muitos só transportaram consigo o português. Tudo o resto já foi comprado em </w:t>
      </w:r>
      <w:r>
        <w:t xml:space="preserve">5 </w:t>
      </w:r>
      <w:r>
        <w:rPr>
          <w:sz w:val="24"/>
        </w:rPr>
        <w:t xml:space="preserve">terras sul-africanas.  </w:t>
      </w:r>
    </w:p>
    <w:p w14:paraId="264084DA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E cá dentro? Vemos um desprezo cada vez maior pela língua dita de Camões, como se o velho poeta estivesse fora de moda, aliado a um esforço constante desta sociedade para agarrar o moderno, o fácil e o que está “mais ao jeito” - e com um empurrãozinho daqueles que deviam lutar pela sua preservação e valoração. Ainda ninguém diz em Portugal que Camões é um </w:t>
      </w:r>
    </w:p>
    <w:p w14:paraId="14355599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10 </w:t>
      </w:r>
      <w:r>
        <w:rPr>
          <w:sz w:val="24"/>
        </w:rPr>
        <w:t xml:space="preserve">político ou um jogador de futebol. Mas o futuro dirá se será sempre assim. Porque o país está descrente. O país está a tirar os grandes autores da escola, a pedido dos que procuram todos os dias o registo do facilitismo. Camões para quê? Ou Gil Vicente, cuja língua é tão “anterior” à que usamos hoje? Ou Eça de Queirós, tão cansativo nas suas descrições intermináveis? Ou Miguel Torga, tão erudito na sua expressão? Para quê, se o nosso português se quer tão simples? </w:t>
      </w:r>
    </w:p>
    <w:p w14:paraId="5D217D1C" w14:textId="77777777" w:rsidR="00CF487C" w:rsidRDefault="004B7504">
      <w:pPr>
        <w:spacing w:after="3" w:line="361" w:lineRule="auto"/>
        <w:ind w:left="10" w:right="56" w:hanging="10"/>
        <w:jc w:val="both"/>
      </w:pPr>
      <w:r>
        <w:t xml:space="preserve">15 </w:t>
      </w:r>
      <w:r>
        <w:rPr>
          <w:sz w:val="24"/>
        </w:rPr>
        <w:t xml:space="preserve">O ensino da literatura no básico e no secundário está quase reduzido a adaptações, resumos e sínteses, paráfrases mal feitas de excertos e colagens obscuras de capítulos e cantos, dada a falta de paciência dos alunos para uma análise “corpo a corpo” de excertos e a desmotivação e cansaço de professores. Muitos já se recusam a ler o texto original, incluindo-se aqui O Auto da Barca do Inferno, de Gil Vicente, Os Lusíadas, de Camões, contos, novelas e romances de </w:t>
      </w:r>
      <w:r>
        <w:t xml:space="preserve">20 </w:t>
      </w:r>
      <w:r>
        <w:rPr>
          <w:sz w:val="24"/>
        </w:rPr>
        <w:t xml:space="preserve">autores consagrados, entre outras obras de </w:t>
      </w:r>
      <w:r>
        <w:rPr>
          <w:sz w:val="24"/>
        </w:rPr>
        <w:t xml:space="preserve">reconhecido valor literário. </w:t>
      </w:r>
    </w:p>
    <w:p w14:paraId="68C993A8" w14:textId="77777777" w:rsidR="00CF487C" w:rsidRDefault="004B7504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Obviamente os alunos aprenderão a falar e a escrever sem as obras dos grandes autores. Mas não aprenderão a pensar. A ter espírito crítico. A gostar e a consumir a arte e o Belo. A dizer não ao facilitismo e ao consumismo. A rejeitar o que é pernicioso para sua vida. </w:t>
      </w:r>
    </w:p>
    <w:p w14:paraId="183270DF" w14:textId="77777777" w:rsidR="00CF487C" w:rsidRDefault="004B7504">
      <w:pPr>
        <w:spacing w:after="124"/>
        <w:ind w:left="10" w:right="62" w:hanging="10"/>
        <w:jc w:val="right"/>
      </w:pPr>
      <w:r>
        <w:rPr>
          <w:sz w:val="24"/>
        </w:rPr>
        <w:t xml:space="preserve">Com Gil Vicente, o aluno aprende a analisar a sociedade do seu próprio tempo – os </w:t>
      </w:r>
    </w:p>
    <w:p w14:paraId="6220D082" w14:textId="77777777" w:rsidR="00CF487C" w:rsidRDefault="004B7504">
      <w:pPr>
        <w:spacing w:after="3" w:line="361" w:lineRule="auto"/>
        <w:ind w:left="348" w:right="56" w:hanging="348"/>
        <w:jc w:val="both"/>
      </w:pPr>
      <w:r>
        <w:t xml:space="preserve">25 </w:t>
      </w:r>
      <w:r>
        <w:rPr>
          <w:sz w:val="24"/>
        </w:rPr>
        <w:t xml:space="preserve">costumes e a moral. É uma questão de “pensar” sobre o que lê e a recuperar a língua mordaz do autor para o século XXI, que tanto precisa de se rir de si. Já Camões chama a atenção para o herói que contra tudo e contra todos avança firme nos seus sonhos, contradizendo a apagada e vil tristeza dos submissos. E o que nos ensinam Pêro Vaz de Caminha, Fernão Mendes Pinto, </w:t>
      </w:r>
    </w:p>
    <w:p w14:paraId="2114328A" w14:textId="77777777" w:rsidR="00A27107" w:rsidRDefault="004B7504" w:rsidP="00097232">
      <w:pPr>
        <w:spacing w:after="1108" w:line="361" w:lineRule="auto"/>
        <w:ind w:right="56" w:firstLine="348"/>
        <w:jc w:val="both"/>
        <w:rPr>
          <w:sz w:val="24"/>
        </w:rPr>
      </w:pPr>
      <w:r>
        <w:rPr>
          <w:sz w:val="24"/>
        </w:rPr>
        <w:t xml:space="preserve">José Cardoso Pires, Manuel Bandeira, Lourenço do Rosário, Vergílio Ferreira, José Gomes </w:t>
      </w:r>
    </w:p>
    <w:p w14:paraId="54BB6612" w14:textId="1EE39B6C" w:rsidR="00097232" w:rsidRDefault="004B7504" w:rsidP="00A27107">
      <w:pPr>
        <w:spacing w:after="1108" w:line="361" w:lineRule="auto"/>
        <w:ind w:left="348" w:right="56"/>
        <w:jc w:val="both"/>
        <w:rPr>
          <w:sz w:val="24"/>
        </w:rPr>
      </w:pPr>
      <w:r>
        <w:lastRenderedPageBreak/>
        <w:t xml:space="preserve">30 </w:t>
      </w:r>
      <w:r>
        <w:rPr>
          <w:sz w:val="24"/>
        </w:rPr>
        <w:t>Ferreira, Eugénio de Andrade, Cesário Verde, Machado de Assis, Carlos Drummond de Andrade? Ensinam-nos a ver o mundo, a pensar nele e a refletir sobre o que é importante nesta vida tão breve. Desistir dos grandes autores é desistir dos nossos alunos – levando-os para o trabalho, para a vida, sem tempo de pensarem nas coisas do seu país, do seu ser e da sua alma. Damos-</w:t>
      </w:r>
    </w:p>
    <w:p w14:paraId="061DF934" w14:textId="4539C806" w:rsidR="00CF487C" w:rsidRDefault="004B7504" w:rsidP="00097232">
      <w:pPr>
        <w:spacing w:after="1108" w:line="361" w:lineRule="auto"/>
        <w:ind w:right="56" w:firstLine="348"/>
        <w:jc w:val="both"/>
      </w:pPr>
      <w:r>
        <w:t xml:space="preserve">5 </w:t>
      </w:r>
      <w:r>
        <w:rPr>
          <w:sz w:val="24"/>
        </w:rPr>
        <w:t xml:space="preserve">lhe um diploma, ou dois, ou três. E que fazem eles com estes canudos? Veem a língua de Camões a flutuar num mar muito distante, junto ao nascer do sol, e a ser engolido por este. </w:t>
      </w:r>
    </w:p>
    <w:p w14:paraId="46EE069F" w14:textId="77777777" w:rsidR="00CF487C" w:rsidRDefault="004B7504">
      <w:pPr>
        <w:spacing w:after="0"/>
        <w:ind w:right="43"/>
        <w:jc w:val="right"/>
      </w:pPr>
      <w:r>
        <w:t xml:space="preserve"> (Adaptado de</w:t>
      </w:r>
      <w:hyperlink r:id="rId7">
        <w:r w:rsidR="00CF487C">
          <w:t xml:space="preserve">: </w:t>
        </w:r>
      </w:hyperlink>
      <w:hyperlink r:id="rId8">
        <w:r w:rsidR="00CF487C">
          <w:rPr>
            <w:color w:val="467886"/>
            <w:u w:val="single" w:color="467886"/>
          </w:rPr>
          <w:t>http://correiodaeducacao.asa.pt</w:t>
        </w:r>
      </w:hyperlink>
      <w:hyperlink r:id="rId9">
        <w:r w:rsidR="00CF487C">
          <w:t>)</w:t>
        </w:r>
      </w:hyperlink>
      <w:r>
        <w:t xml:space="preserve"> </w:t>
      </w:r>
    </w:p>
    <w:p w14:paraId="3480ED96" w14:textId="77777777" w:rsidR="00CF487C" w:rsidRDefault="004B7504">
      <w:pPr>
        <w:spacing w:after="0"/>
        <w:jc w:val="right"/>
      </w:pPr>
      <w:r>
        <w:t xml:space="preserve"> </w:t>
      </w:r>
    </w:p>
    <w:p w14:paraId="51275594" w14:textId="77777777" w:rsidR="00CF487C" w:rsidRDefault="004B7504">
      <w:pPr>
        <w:spacing w:after="0"/>
        <w:ind w:left="351"/>
      </w:pPr>
      <w:r>
        <w:rPr>
          <w:b/>
          <w:color w:val="A6A6A6"/>
          <w:sz w:val="24"/>
          <w:u w:val="single" w:color="A6A6A6"/>
        </w:rPr>
        <w:t>Guião de leitura</w:t>
      </w:r>
      <w:r>
        <w:rPr>
          <w:b/>
          <w:color w:val="A6A6A6"/>
          <w:sz w:val="24"/>
        </w:rPr>
        <w:t xml:space="preserve"> </w:t>
      </w:r>
    </w:p>
    <w:p w14:paraId="6D0AF08B" w14:textId="77777777" w:rsidR="00CF487C" w:rsidRDefault="004B7504">
      <w:pPr>
        <w:spacing w:after="0"/>
        <w:ind w:left="351"/>
      </w:pPr>
      <w:r>
        <w:rPr>
          <w:b/>
          <w:color w:val="A6A6A6"/>
          <w:sz w:val="24"/>
        </w:rPr>
        <w:t xml:space="preserve"> </w:t>
      </w:r>
    </w:p>
    <w:p w14:paraId="5251C7CF" w14:textId="77777777" w:rsidR="00097232" w:rsidRPr="00097232" w:rsidRDefault="004B7504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>Qual foi o primeiro documento escrito em português?</w:t>
      </w:r>
      <w:r>
        <w:rPr>
          <w:color w:val="C00000"/>
          <w:sz w:val="24"/>
        </w:rPr>
        <w:t xml:space="preserve"> </w:t>
      </w:r>
    </w:p>
    <w:p w14:paraId="3C91ECC7" w14:textId="6A3A2CF8" w:rsidR="004D243D" w:rsidRDefault="00097232" w:rsidP="00197F51">
      <w:pPr>
        <w:spacing w:after="3"/>
        <w:ind w:left="1071" w:right="56"/>
        <w:jc w:val="both"/>
      </w:pPr>
      <w:r>
        <w:t>O primeiro documento escrito em português foi o testamento de D. Afonso II, terceiro rei de Portugal.</w:t>
      </w:r>
      <w:ins w:id="0" w:author="Tânia Santos Ferreira" w:date="2025-10-01T09:40:00Z" w16du:dateUtc="2025-10-01T08:40:00Z">
        <w:r w:rsidR="00591D27">
          <w:t xml:space="preserve"> </w:t>
        </w:r>
        <w:r w:rsidR="00591D27">
          <w:sym w:font="Wingdings" w:char="F0FC"/>
        </w:r>
      </w:ins>
    </w:p>
    <w:p w14:paraId="55BA8CD4" w14:textId="77777777" w:rsidR="00197F51" w:rsidRPr="00197F51" w:rsidRDefault="00197F51" w:rsidP="00197F51">
      <w:pPr>
        <w:spacing w:after="3"/>
        <w:ind w:left="1071" w:right="56"/>
        <w:jc w:val="both"/>
      </w:pPr>
    </w:p>
    <w:p w14:paraId="2A33F131" w14:textId="77777777" w:rsidR="004D243D" w:rsidRDefault="004D243D" w:rsidP="004D243D">
      <w:pPr>
        <w:spacing w:after="3"/>
        <w:ind w:right="56"/>
        <w:jc w:val="both"/>
      </w:pPr>
    </w:p>
    <w:p w14:paraId="3CEC75FC" w14:textId="77777777" w:rsidR="00CF487C" w:rsidRPr="004D243D" w:rsidRDefault="004B7504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 xml:space="preserve">Qual a data do nascimento da língua portuguesa?  </w:t>
      </w:r>
    </w:p>
    <w:p w14:paraId="3AC15366" w14:textId="1836548F" w:rsidR="004D243D" w:rsidRDefault="00097232" w:rsidP="00255BAA">
      <w:pPr>
        <w:spacing w:after="3"/>
        <w:ind w:left="1071" w:right="56"/>
        <w:rPr>
          <w:sz w:val="24"/>
        </w:rPr>
      </w:pPr>
      <w:del w:id="1" w:author="Tânia Santos Ferreira" w:date="2025-10-01T09:41:00Z" w16du:dateUtc="2025-10-01T08:41:00Z">
        <w:r w:rsidDel="004C0832">
          <w:rPr>
            <w:sz w:val="24"/>
          </w:rPr>
          <w:delText>A língua portuguesa, nasceu e foi oficialmente comprovada</w:delText>
        </w:r>
        <w:r w:rsidR="00255BAA" w:rsidDel="004C0832">
          <w:rPr>
            <w:sz w:val="24"/>
          </w:rPr>
          <w:delText xml:space="preserve"> no</w:delText>
        </w:r>
      </w:del>
      <w:ins w:id="2" w:author="Tânia Santos Ferreira" w:date="2025-10-01T09:41:00Z" w16du:dateUtc="2025-10-01T08:41:00Z">
        <w:r w:rsidR="004C0832">
          <w:rPr>
            <w:sz w:val="24"/>
          </w:rPr>
          <w:t>Associa-se o nascimento do português ao</w:t>
        </w:r>
      </w:ins>
      <w:r w:rsidR="00255BAA">
        <w:rPr>
          <w:sz w:val="24"/>
        </w:rPr>
        <w:t xml:space="preserve"> dia </w:t>
      </w:r>
      <w:r w:rsidR="00255BAA">
        <w:t>27 de junho de 1214</w:t>
      </w:r>
      <w:r w:rsidR="00D42342">
        <w:t>.</w:t>
      </w:r>
      <w:ins w:id="3" w:author="Tânia Santos Ferreira" w:date="2025-10-01T09:41:00Z" w16du:dateUtc="2025-10-01T08:41:00Z">
        <w:r w:rsidR="004C0832">
          <w:t xml:space="preserve"> </w:t>
        </w:r>
        <w:r w:rsidR="004C0832">
          <w:sym w:font="Wingdings" w:char="F0FC"/>
        </w:r>
      </w:ins>
    </w:p>
    <w:p w14:paraId="5BB26BBA" w14:textId="77777777" w:rsidR="004D243D" w:rsidRDefault="004D243D" w:rsidP="004D243D">
      <w:pPr>
        <w:spacing w:after="3"/>
        <w:ind w:right="56"/>
        <w:jc w:val="both"/>
      </w:pPr>
    </w:p>
    <w:p w14:paraId="16E192C7" w14:textId="77777777" w:rsidR="00197F51" w:rsidRDefault="00197F51" w:rsidP="004D243D">
      <w:pPr>
        <w:spacing w:after="3"/>
        <w:ind w:right="56"/>
        <w:jc w:val="both"/>
      </w:pPr>
    </w:p>
    <w:p w14:paraId="5677141F" w14:textId="77777777" w:rsidR="00CF487C" w:rsidRPr="004D243D" w:rsidRDefault="004B7504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>O que motivou a expansão do português pelo mundo?</w:t>
      </w:r>
      <w:r>
        <w:rPr>
          <w:color w:val="C00000"/>
          <w:sz w:val="24"/>
        </w:rPr>
        <w:t xml:space="preserve"> </w:t>
      </w:r>
      <w:r>
        <w:rPr>
          <w:sz w:val="24"/>
        </w:rPr>
        <w:t xml:space="preserve"> </w:t>
      </w:r>
    </w:p>
    <w:p w14:paraId="1210DEB5" w14:textId="6D15CBA0" w:rsidR="004D243D" w:rsidRDefault="00296B39" w:rsidP="00D42342">
      <w:pPr>
        <w:spacing w:after="3"/>
        <w:ind w:left="1071" w:right="56"/>
        <w:jc w:val="both"/>
        <w:rPr>
          <w:sz w:val="24"/>
        </w:rPr>
      </w:pPr>
      <w:r>
        <w:rPr>
          <w:sz w:val="24"/>
        </w:rPr>
        <w:t>Há várias razões, duas delas são: a</w:t>
      </w:r>
      <w:r w:rsidR="00197F51">
        <w:rPr>
          <w:sz w:val="24"/>
        </w:rPr>
        <w:t xml:space="preserve"> Colonização ou </w:t>
      </w:r>
      <w:r>
        <w:rPr>
          <w:sz w:val="24"/>
        </w:rPr>
        <w:t xml:space="preserve">os </w:t>
      </w:r>
      <w:r w:rsidR="00197F51">
        <w:rPr>
          <w:sz w:val="24"/>
        </w:rPr>
        <w:t>“Descobrimentos”</w:t>
      </w:r>
      <w:r w:rsidR="00E47DCD">
        <w:rPr>
          <w:sz w:val="24"/>
        </w:rPr>
        <w:t xml:space="preserve"> </w:t>
      </w:r>
      <w:r>
        <w:rPr>
          <w:sz w:val="24"/>
        </w:rPr>
        <w:t>feitos pelos</w:t>
      </w:r>
      <w:r w:rsidR="00E47DCD">
        <w:rPr>
          <w:sz w:val="24"/>
        </w:rPr>
        <w:t xml:space="preserve"> portugueses</w:t>
      </w:r>
      <w:r>
        <w:rPr>
          <w:sz w:val="24"/>
        </w:rPr>
        <w:t xml:space="preserve"> </w:t>
      </w:r>
      <w:r w:rsidR="00E47DCD">
        <w:rPr>
          <w:sz w:val="24"/>
        </w:rPr>
        <w:t>pelo</w:t>
      </w:r>
      <w:r>
        <w:rPr>
          <w:sz w:val="24"/>
        </w:rPr>
        <w:t>s vários continentes</w:t>
      </w:r>
      <w:r w:rsidR="00907B17">
        <w:rPr>
          <w:sz w:val="24"/>
        </w:rPr>
        <w:t xml:space="preserve"> a partir do século XV</w:t>
      </w:r>
      <w:r>
        <w:rPr>
          <w:sz w:val="24"/>
        </w:rPr>
        <w:t>, e os emigrantes portugueses que mantêm a língua viva nos países onde escolhem residir.</w:t>
      </w:r>
      <w:ins w:id="4" w:author="Tânia Santos Ferreira" w:date="2025-10-01T09:41:00Z" w16du:dateUtc="2025-10-01T08:41:00Z">
        <w:r w:rsidR="002D5F15">
          <w:rPr>
            <w:sz w:val="24"/>
          </w:rPr>
          <w:sym w:font="Wingdings" w:char="F0FC"/>
        </w:r>
      </w:ins>
    </w:p>
    <w:p w14:paraId="28EB8A11" w14:textId="77777777" w:rsidR="004D243D" w:rsidRDefault="004D243D" w:rsidP="004D243D">
      <w:pPr>
        <w:spacing w:after="3"/>
        <w:ind w:right="56"/>
        <w:jc w:val="both"/>
      </w:pPr>
    </w:p>
    <w:p w14:paraId="36F58D9A" w14:textId="77777777" w:rsidR="00197F51" w:rsidRDefault="00197F51" w:rsidP="004D243D">
      <w:pPr>
        <w:spacing w:after="3"/>
        <w:ind w:right="56"/>
        <w:jc w:val="both"/>
      </w:pPr>
    </w:p>
    <w:p w14:paraId="314BBF5B" w14:textId="77777777" w:rsidR="00CF487C" w:rsidRPr="004D243D" w:rsidRDefault="004B7504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 xml:space="preserve">Qual é a situação atual da Língua Portuguesa?  </w:t>
      </w:r>
    </w:p>
    <w:p w14:paraId="33DD1BA9" w14:textId="562DEC22" w:rsidR="004D243D" w:rsidRDefault="00907B17" w:rsidP="00296B39">
      <w:pPr>
        <w:spacing w:after="3"/>
        <w:ind w:left="1071" w:right="56"/>
        <w:jc w:val="both"/>
        <w:rPr>
          <w:sz w:val="24"/>
        </w:rPr>
      </w:pPr>
      <w:r>
        <w:rPr>
          <w:sz w:val="24"/>
        </w:rPr>
        <w:t xml:space="preserve">Umas pessoas acreditam que </w:t>
      </w:r>
      <w:r w:rsidR="001539BF">
        <w:rPr>
          <w:sz w:val="24"/>
        </w:rPr>
        <w:t xml:space="preserve">a Língua Portuguesa </w:t>
      </w:r>
      <w:r>
        <w:rPr>
          <w:sz w:val="24"/>
        </w:rPr>
        <w:t>está em contínua evolução e expansão nos diversos cantos do mundo devido aos “Descobrimentos”</w:t>
      </w:r>
      <w:r w:rsidR="003D359D">
        <w:rPr>
          <w:sz w:val="24"/>
        </w:rPr>
        <w:t xml:space="preserve"> e ao estatuto de língua internacional/global contemporânea que neste momento tem</w:t>
      </w:r>
      <w:r w:rsidR="00731C9F">
        <w:rPr>
          <w:sz w:val="24"/>
        </w:rPr>
        <w:t>,</w:t>
      </w:r>
      <w:r>
        <w:rPr>
          <w:sz w:val="24"/>
        </w:rPr>
        <w:t xml:space="preserve"> enquanto outras</w:t>
      </w:r>
      <w:r w:rsidR="001539BF">
        <w:rPr>
          <w:sz w:val="24"/>
        </w:rPr>
        <w:t xml:space="preserve"> pessoas</w:t>
      </w:r>
      <w:r>
        <w:rPr>
          <w:sz w:val="24"/>
        </w:rPr>
        <w:t xml:space="preserve"> acreditam que a língua está em risco de desaparecer a pouco e pouco na sua riqueza</w:t>
      </w:r>
      <w:r w:rsidR="001001F0">
        <w:rPr>
          <w:sz w:val="24"/>
        </w:rPr>
        <w:t xml:space="preserve"> e erudição/história inerentes</w:t>
      </w:r>
      <w:r w:rsidR="003D359D">
        <w:rPr>
          <w:sz w:val="24"/>
        </w:rPr>
        <w:t>.</w:t>
      </w:r>
      <w:ins w:id="5" w:author="Tânia Santos Ferreira" w:date="2025-10-01T09:42:00Z" w16du:dateUtc="2025-10-01T08:42:00Z">
        <w:r w:rsidR="002D5F15">
          <w:rPr>
            <w:sz w:val="24"/>
          </w:rPr>
          <w:t xml:space="preserve"> </w:t>
        </w:r>
        <w:r w:rsidR="002D5F15">
          <w:sym w:font="Wingdings" w:char="F0FC"/>
        </w:r>
      </w:ins>
    </w:p>
    <w:p w14:paraId="3D9E564C" w14:textId="77777777" w:rsidR="004D243D" w:rsidRPr="00907B17" w:rsidRDefault="004D243D" w:rsidP="004D243D">
      <w:pPr>
        <w:spacing w:after="3"/>
        <w:ind w:right="56"/>
        <w:jc w:val="both"/>
        <w:rPr>
          <w:sz w:val="24"/>
          <w:u w:val="single"/>
        </w:rPr>
      </w:pPr>
    </w:p>
    <w:p w14:paraId="7B0390E1" w14:textId="77777777" w:rsidR="004D243D" w:rsidRDefault="004D243D" w:rsidP="004D243D">
      <w:pPr>
        <w:spacing w:after="3"/>
        <w:ind w:right="56"/>
        <w:jc w:val="both"/>
      </w:pPr>
    </w:p>
    <w:p w14:paraId="08C5BB6C" w14:textId="77777777" w:rsidR="00AB31AF" w:rsidRDefault="00AB31AF" w:rsidP="004D243D">
      <w:pPr>
        <w:spacing w:after="3"/>
        <w:ind w:right="56"/>
        <w:jc w:val="both"/>
      </w:pPr>
    </w:p>
    <w:p w14:paraId="1F4ABE45" w14:textId="77777777" w:rsidR="00AB31AF" w:rsidRDefault="00AB31AF" w:rsidP="004D243D">
      <w:pPr>
        <w:spacing w:after="3"/>
        <w:ind w:right="56"/>
        <w:jc w:val="both"/>
      </w:pPr>
    </w:p>
    <w:p w14:paraId="60CECC35" w14:textId="77777777" w:rsidR="00AB31AF" w:rsidRDefault="00AB31AF" w:rsidP="004D243D">
      <w:pPr>
        <w:spacing w:after="3"/>
        <w:ind w:right="56"/>
        <w:jc w:val="both"/>
      </w:pPr>
    </w:p>
    <w:p w14:paraId="41F8D495" w14:textId="77777777" w:rsidR="00CF487C" w:rsidRPr="004D243D" w:rsidRDefault="004B7504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 xml:space="preserve">Comente os seguintes excertos:  </w:t>
      </w:r>
    </w:p>
    <w:p w14:paraId="788BCAD7" w14:textId="77777777" w:rsidR="004D243D" w:rsidRDefault="004D243D" w:rsidP="004D243D">
      <w:pPr>
        <w:spacing w:after="3"/>
        <w:ind w:right="56"/>
        <w:jc w:val="both"/>
        <w:rPr>
          <w:sz w:val="24"/>
        </w:rPr>
      </w:pPr>
    </w:p>
    <w:p w14:paraId="4054FEE6" w14:textId="77777777" w:rsidR="004D243D" w:rsidRDefault="004D243D" w:rsidP="004D243D">
      <w:pPr>
        <w:spacing w:after="3"/>
        <w:ind w:right="56"/>
        <w:jc w:val="both"/>
      </w:pPr>
    </w:p>
    <w:p w14:paraId="02003FC2" w14:textId="77777777" w:rsidR="00CF487C" w:rsidRDefault="004B7504">
      <w:pPr>
        <w:spacing w:after="0"/>
        <w:ind w:left="10" w:right="62" w:hanging="10"/>
        <w:jc w:val="right"/>
      </w:pPr>
      <w:r>
        <w:rPr>
          <w:b/>
          <w:sz w:val="24"/>
        </w:rPr>
        <w:t>Texto A:</w:t>
      </w:r>
      <w:r>
        <w:rPr>
          <w:sz w:val="24"/>
        </w:rPr>
        <w:t xml:space="preserve"> «Uma língua intercontinental, com 800 anos, e ainda menina: sólida e a crescer.» </w:t>
      </w:r>
    </w:p>
    <w:p w14:paraId="5E9AB0F8" w14:textId="77777777" w:rsidR="00CF487C" w:rsidRDefault="004B7504">
      <w:pPr>
        <w:spacing w:after="0"/>
        <w:ind w:left="662"/>
        <w:jc w:val="center"/>
      </w:pPr>
      <w:r>
        <w:rPr>
          <w:sz w:val="24"/>
        </w:rPr>
        <w:t xml:space="preserve">(l. 34) </w:t>
      </w:r>
    </w:p>
    <w:p w14:paraId="6F83FC79" w14:textId="77777777" w:rsidR="00CF487C" w:rsidRDefault="004B7504">
      <w:pPr>
        <w:spacing w:after="3"/>
        <w:ind w:left="1662" w:right="56" w:hanging="10"/>
        <w:jc w:val="both"/>
        <w:rPr>
          <w:sz w:val="24"/>
        </w:rPr>
      </w:pPr>
      <w:r>
        <w:rPr>
          <w:b/>
          <w:sz w:val="24"/>
        </w:rPr>
        <w:t>Texto B:</w:t>
      </w:r>
      <w:r>
        <w:rPr>
          <w:sz w:val="24"/>
        </w:rPr>
        <w:t xml:space="preserve"> «Desistir dos grandes autores … ser engolido por este.» (l. 49-52) </w:t>
      </w:r>
    </w:p>
    <w:p w14:paraId="1135FCE3" w14:textId="77777777" w:rsidR="004D243D" w:rsidRDefault="004D243D">
      <w:pPr>
        <w:spacing w:after="3"/>
        <w:ind w:left="1662" w:right="56" w:hanging="10"/>
        <w:jc w:val="both"/>
      </w:pPr>
    </w:p>
    <w:p w14:paraId="579739A4" w14:textId="77777777" w:rsidR="004D243D" w:rsidRDefault="004D243D">
      <w:pPr>
        <w:spacing w:after="3"/>
        <w:ind w:left="1662" w:right="56" w:hanging="10"/>
        <w:jc w:val="both"/>
      </w:pPr>
    </w:p>
    <w:p w14:paraId="47D4D814" w14:textId="77777777" w:rsidR="006E5943" w:rsidRDefault="006E5943" w:rsidP="006E5943">
      <w:pPr>
        <w:spacing w:after="3"/>
        <w:ind w:right="56" w:firstLine="708"/>
        <w:jc w:val="both"/>
      </w:pPr>
    </w:p>
    <w:p w14:paraId="4421000C" w14:textId="6D3034B9" w:rsidR="004D243D" w:rsidRDefault="006E5943" w:rsidP="006E5943">
      <w:pPr>
        <w:spacing w:after="3"/>
        <w:ind w:right="56" w:firstLine="708"/>
        <w:jc w:val="both"/>
      </w:pPr>
      <w:r>
        <w:t xml:space="preserve">Quanto ao excerto do texto A, o autor considera que a língua portuguesa, apesar de, oficialmente, ter 800 anos e uma vasta extensão geográfica, </w:t>
      </w:r>
      <w:r w:rsidR="005C6B5B">
        <w:t>e de ser uma língua bem estabelecida</w:t>
      </w:r>
      <w:r w:rsidR="00370A00">
        <w:t xml:space="preserve"> (“sólida”)</w:t>
      </w:r>
      <w:r w:rsidR="005C6B5B">
        <w:t xml:space="preserve">, </w:t>
      </w:r>
      <w:r>
        <w:t xml:space="preserve">continua e continuará a crescer precisamente por essa razão. A expressão “ainda menina” remete para essa ideia de a língua ainda ter muito que crescer e que se desenvolver, assemelhando-a a uma criança com </w:t>
      </w:r>
      <w:r w:rsidRPr="00370A00">
        <w:t>muitos</w:t>
      </w:r>
      <w:r>
        <w:t xml:space="preserve"> anos de vida ainda por experienciar, longe de se extinguir.</w:t>
      </w:r>
    </w:p>
    <w:p w14:paraId="230E250F" w14:textId="77777777" w:rsidR="006E5943" w:rsidRDefault="006E5943" w:rsidP="006E5943">
      <w:pPr>
        <w:spacing w:after="3"/>
        <w:ind w:right="56" w:firstLine="708"/>
        <w:jc w:val="both"/>
      </w:pPr>
    </w:p>
    <w:p w14:paraId="10BB92BB" w14:textId="60204E49" w:rsidR="004D243D" w:rsidRPr="009241AB" w:rsidRDefault="006E5943" w:rsidP="009241AB">
      <w:pPr>
        <w:spacing w:after="3"/>
        <w:ind w:right="56" w:firstLine="708"/>
        <w:jc w:val="both"/>
        <w:rPr>
          <w:u w:val="single"/>
        </w:rPr>
      </w:pPr>
      <w:r>
        <w:t xml:space="preserve">Já </w:t>
      </w:r>
      <w:r w:rsidR="00193489">
        <w:t>n</w:t>
      </w:r>
      <w:r>
        <w:t xml:space="preserve">o excerto do texto B, </w:t>
      </w:r>
      <w:r w:rsidR="00D14F87">
        <w:t xml:space="preserve">a autora reflete muito </w:t>
      </w:r>
      <w:r w:rsidR="00193489">
        <w:t>negativamente,</w:t>
      </w:r>
      <w:r w:rsidR="00D14F87">
        <w:t xml:space="preserve"> mas também muito realisticamente</w:t>
      </w:r>
      <w:ins w:id="6" w:author="Tânia Santos Ferreira" w:date="2025-10-01T09:42:00Z" w16du:dateUtc="2025-10-01T08:42:00Z">
        <w:r w:rsidR="00D1443F">
          <w:t>,</w:t>
        </w:r>
      </w:ins>
      <w:r w:rsidR="00D14F87">
        <w:t xml:space="preserve"> sobre a dificuldade nos tempos atuais de se manter</w:t>
      </w:r>
      <w:r w:rsidR="00DC0E29">
        <w:t xml:space="preserve"> viva </w:t>
      </w:r>
      <w:r w:rsidR="00D14F87">
        <w:t>a lembrança da escrita dos grandes autores da língua portuguesa</w:t>
      </w:r>
      <w:r w:rsidR="00DC0E29">
        <w:t xml:space="preserve"> nos alunos portugueses</w:t>
      </w:r>
      <w:r w:rsidR="00D14F87">
        <w:t>. Posteriormente</w:t>
      </w:r>
      <w:r w:rsidR="00193489">
        <w:t>, na sua vida adulta (pessoal e profissional)</w:t>
      </w:r>
      <w:r w:rsidR="00D14F87">
        <w:t>, estes alunos perderão o sentido crítico</w:t>
      </w:r>
      <w:r w:rsidR="00193489">
        <w:t xml:space="preserve"> </w:t>
      </w:r>
      <w:r w:rsidR="00D14F87">
        <w:t>e o gosto pela leitura</w:t>
      </w:r>
      <w:r w:rsidR="00DC0E29">
        <w:t xml:space="preserve"> e pensamento</w:t>
      </w:r>
      <w:r w:rsidR="00D14F87">
        <w:t xml:space="preserve"> na sua língua-mãe</w:t>
      </w:r>
      <w:r w:rsidR="00193489">
        <w:t xml:space="preserve">, resultando ao longo do tempo num esquecimento e distanciamento </w:t>
      </w:r>
      <w:r w:rsidR="00D6724A">
        <w:t>dessa</w:t>
      </w:r>
      <w:r w:rsidR="009D1B0A">
        <w:t xml:space="preserve"> história</w:t>
      </w:r>
      <w:r w:rsidR="00D6724A">
        <w:t xml:space="preserve"> liter</w:t>
      </w:r>
      <w:r w:rsidR="009D1B0A">
        <w:t xml:space="preserve">ária </w:t>
      </w:r>
      <w:r w:rsidR="00D6724A">
        <w:t>antes ensinada</w:t>
      </w:r>
      <w:r w:rsidR="009D1B0A">
        <w:rPr>
          <w:u w:val="single"/>
        </w:rPr>
        <w:t>.</w:t>
      </w:r>
    </w:p>
    <w:p w14:paraId="11DD5444" w14:textId="77777777" w:rsidR="004D243D" w:rsidRDefault="004D243D">
      <w:pPr>
        <w:spacing w:after="3"/>
        <w:ind w:left="1662" w:right="56" w:hanging="10"/>
        <w:jc w:val="both"/>
      </w:pPr>
    </w:p>
    <w:p w14:paraId="2EA96D50" w14:textId="77777777" w:rsidR="004D243D" w:rsidRDefault="004D243D" w:rsidP="00A9288C">
      <w:pPr>
        <w:spacing w:after="3"/>
        <w:ind w:right="56"/>
        <w:jc w:val="both"/>
      </w:pPr>
    </w:p>
    <w:p w14:paraId="2C427C12" w14:textId="77777777" w:rsidR="004D243D" w:rsidRDefault="004D243D">
      <w:pPr>
        <w:spacing w:after="3"/>
        <w:ind w:left="1662" w:right="56" w:hanging="10"/>
        <w:jc w:val="both"/>
      </w:pPr>
    </w:p>
    <w:p w14:paraId="3579B1C2" w14:textId="77777777" w:rsidR="00CF487C" w:rsidRDefault="004B7504">
      <w:pPr>
        <w:numPr>
          <w:ilvl w:val="0"/>
          <w:numId w:val="15"/>
        </w:numPr>
        <w:spacing w:after="113"/>
        <w:ind w:right="56" w:hanging="360"/>
        <w:jc w:val="both"/>
      </w:pPr>
      <w:r>
        <w:rPr>
          <w:sz w:val="24"/>
        </w:rPr>
        <w:t xml:space="preserve">Na sua opinião, como será o futuro da língua portuguesa? </w:t>
      </w:r>
    </w:p>
    <w:p w14:paraId="12C04AB1" w14:textId="0EA62C82" w:rsidR="00CF487C" w:rsidRDefault="004B7504" w:rsidP="004D243D">
      <w:pPr>
        <w:spacing w:after="7444"/>
        <w:ind w:left="351"/>
        <w:rPr>
          <w:sz w:val="24"/>
        </w:rPr>
      </w:pPr>
      <w:r>
        <w:rPr>
          <w:sz w:val="24"/>
        </w:rPr>
        <w:t xml:space="preserve"> </w:t>
      </w:r>
      <w:r w:rsidR="000C0451">
        <w:rPr>
          <w:sz w:val="24"/>
        </w:rPr>
        <w:tab/>
        <w:t>Por um lado, concordo que a língua portuguesa está longe de se extinguir</w:t>
      </w:r>
      <w:r w:rsidR="00AE2A84">
        <w:rPr>
          <w:sz w:val="24"/>
        </w:rPr>
        <w:t>. N</w:t>
      </w:r>
      <w:r w:rsidR="000C0451">
        <w:rPr>
          <w:sz w:val="24"/>
        </w:rPr>
        <w:t>o entanto, como é uma língua com muitos focos e muitas identidades geográficas, poderá tomar diversas formas e perder a identidade “original” daqueles que a quiseram difundir na época dos “Descobrimentos”</w:t>
      </w:r>
      <w:r w:rsidR="00742268">
        <w:rPr>
          <w:sz w:val="24"/>
        </w:rPr>
        <w:t>, se é que isso já não está a acontecer</w:t>
      </w:r>
      <w:r w:rsidR="000C0451">
        <w:rPr>
          <w:sz w:val="24"/>
        </w:rPr>
        <w:t xml:space="preserve">. Ao mesmo tempo, a questão complexa da maneira como o </w:t>
      </w:r>
      <w:r w:rsidR="006F1F7D">
        <w:rPr>
          <w:sz w:val="24"/>
        </w:rPr>
        <w:t>P</w:t>
      </w:r>
      <w:r w:rsidR="006D3DC4">
        <w:rPr>
          <w:sz w:val="24"/>
        </w:rPr>
        <w:t>ortuguês</w:t>
      </w:r>
      <w:r w:rsidR="000C0451">
        <w:rPr>
          <w:sz w:val="24"/>
        </w:rPr>
        <w:t xml:space="preserve"> é ensinado nas escolas portuguesas pode também contribuir para esse esquecimento e perda de sentido crítico e de reflexão sobre obras de grandes autores portugueses, criando uma desvalorização pela própria língua. Além disto, a língua portuguesa </w:t>
      </w:r>
      <w:r w:rsidR="000C0451" w:rsidRPr="00C751F3">
        <w:rPr>
          <w:sz w:val="24"/>
        </w:rPr>
        <w:t>consegue</w:t>
      </w:r>
      <w:r w:rsidR="000C0451">
        <w:rPr>
          <w:sz w:val="24"/>
        </w:rPr>
        <w:t xml:space="preserve"> fundir-se bem com palavras-empréstimo</w:t>
      </w:r>
      <w:r w:rsidR="00EE465F">
        <w:rPr>
          <w:sz w:val="24"/>
        </w:rPr>
        <w:t xml:space="preserve"> de outras línguas, nomeadamente o inglês. </w:t>
      </w:r>
      <w:r w:rsidR="000C0451">
        <w:rPr>
          <w:sz w:val="24"/>
        </w:rPr>
        <w:t>Mesmo assim, acredito que a língua irá sobreviver, mas vai sempre evoluir</w:t>
      </w:r>
      <w:r w:rsidR="0070487B">
        <w:rPr>
          <w:sz w:val="24"/>
        </w:rPr>
        <w:t>, n</w:t>
      </w:r>
      <w:r w:rsidR="00F475B6">
        <w:rPr>
          <w:sz w:val="24"/>
        </w:rPr>
        <w:t>unca</w:t>
      </w:r>
      <w:r w:rsidR="0070487B">
        <w:rPr>
          <w:sz w:val="24"/>
        </w:rPr>
        <w:t xml:space="preserve"> se centrando apenas em Portugal</w:t>
      </w:r>
      <w:r w:rsidR="000C0451">
        <w:rPr>
          <w:sz w:val="24"/>
        </w:rPr>
        <w:t>.</w:t>
      </w:r>
    </w:p>
    <w:p w14:paraId="4DF4EBDB" w14:textId="0C391E61" w:rsidR="00AD7684" w:rsidRDefault="00AD7684" w:rsidP="004D243D">
      <w:pPr>
        <w:spacing w:after="7444"/>
        <w:ind w:left="351"/>
        <w:rPr>
          <w:ins w:id="7" w:author="Tânia Santos Ferreira" w:date="2025-10-01T09:44:00Z" w16du:dateUtc="2025-10-01T08:44:00Z"/>
          <w:sz w:val="24"/>
        </w:rPr>
      </w:pPr>
      <w:ins w:id="8" w:author="Tânia Santos Ferreira" w:date="2025-10-01T09:44:00Z" w16du:dateUtc="2025-10-01T08:44:00Z">
        <w:r>
          <w:rPr>
            <w:sz w:val="24"/>
          </w:rPr>
          <w:lastRenderedPageBreak/>
          <w:t>Comentário Global:</w:t>
        </w:r>
      </w:ins>
    </w:p>
    <w:p w14:paraId="6736C4F4" w14:textId="54667034" w:rsidR="00AD7684" w:rsidRDefault="00AD7684" w:rsidP="004D243D">
      <w:pPr>
        <w:spacing w:after="7444"/>
        <w:ind w:left="351"/>
        <w:rPr>
          <w:sz w:val="24"/>
        </w:rPr>
      </w:pPr>
      <w:ins w:id="9" w:author="Tânia Santos Ferreira" w:date="2025-10-01T09:44:00Z" w16du:dateUtc="2025-10-01T08:44:00Z">
        <w:r>
          <w:rPr>
            <w:sz w:val="24"/>
          </w:rPr>
          <w:t xml:space="preserve">Muito bom trabalho! </w:t>
        </w:r>
        <w:r w:rsidR="004B7504">
          <w:rPr>
            <w:sz w:val="24"/>
          </w:rPr>
          <w:t xml:space="preserve">Assinalaram-se apenas alguns aspetos de pormenor. </w:t>
        </w:r>
      </w:ins>
    </w:p>
    <w:p w14:paraId="1EBDF14D" w14:textId="77777777" w:rsidR="00AD7684" w:rsidRDefault="00AD7684" w:rsidP="004D243D">
      <w:pPr>
        <w:spacing w:after="7444"/>
        <w:ind w:left="351"/>
      </w:pPr>
    </w:p>
    <w:sectPr w:rsidR="00AD768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63" w:right="1033" w:bottom="708" w:left="730" w:header="5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BB88" w14:textId="77777777" w:rsidR="00EE291A" w:rsidRDefault="00EE291A">
      <w:pPr>
        <w:spacing w:after="0" w:line="240" w:lineRule="auto"/>
      </w:pPr>
      <w:r>
        <w:separator/>
      </w:r>
    </w:p>
  </w:endnote>
  <w:endnote w:type="continuationSeparator" w:id="0">
    <w:p w14:paraId="0707CF39" w14:textId="77777777" w:rsidR="00EE291A" w:rsidRDefault="00EE2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A203" w14:textId="77777777" w:rsidR="00CF487C" w:rsidRDefault="00CF487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1A7B" w14:textId="77777777" w:rsidR="00CF487C" w:rsidRDefault="00CF48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8CA1" w14:textId="77777777" w:rsidR="00CF487C" w:rsidRDefault="00CF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5D64" w14:textId="77777777" w:rsidR="00EE291A" w:rsidRDefault="00EE291A">
      <w:pPr>
        <w:spacing w:after="0" w:line="240" w:lineRule="auto"/>
      </w:pPr>
      <w:r>
        <w:separator/>
      </w:r>
    </w:p>
  </w:footnote>
  <w:footnote w:type="continuationSeparator" w:id="0">
    <w:p w14:paraId="780CD044" w14:textId="77777777" w:rsidR="00EE291A" w:rsidRDefault="00EE2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6708" w14:textId="77777777" w:rsidR="00CF487C" w:rsidRDefault="004B7504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9E4030A" wp14:editId="0B553C8D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646078255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sz w:val="16"/>
      </w:rPr>
      <w:t>CTeSP</w:t>
    </w:r>
    <w:proofErr w:type="spellEnd"/>
    <w:r>
      <w:rPr>
        <w:sz w:val="16"/>
      </w:rPr>
      <w:t xml:space="preserve"> em Redes e Sistemas de Informação | 1.º semestre (2025~2026) </w:t>
    </w:r>
  </w:p>
  <w:p w14:paraId="08B9A109" w14:textId="77777777" w:rsidR="00CF487C" w:rsidRDefault="004B7504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546384F3" w14:textId="77777777" w:rsidR="00CF487C" w:rsidRDefault="004B7504">
    <w:pPr>
      <w:spacing w:after="0"/>
      <w:ind w:left="351" w:right="7704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3DD7" w14:textId="77777777" w:rsidR="00CF487C" w:rsidRDefault="004B7504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0009D40" wp14:editId="129D8AA7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1650068102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sz w:val="16"/>
      </w:rPr>
      <w:t>CTeSP</w:t>
    </w:r>
    <w:proofErr w:type="spellEnd"/>
    <w:r>
      <w:rPr>
        <w:sz w:val="16"/>
      </w:rPr>
      <w:t xml:space="preserve"> em Redes e Sistemas de Informação | 1.º semestre (2025~2026) </w:t>
    </w:r>
  </w:p>
  <w:p w14:paraId="6915175A" w14:textId="77777777" w:rsidR="00CF487C" w:rsidRDefault="004B7504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692DC503" w14:textId="77777777" w:rsidR="00CF487C" w:rsidRDefault="004B7504">
    <w:pPr>
      <w:spacing w:after="0"/>
      <w:ind w:left="351" w:right="7704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D6C8" w14:textId="77777777" w:rsidR="00CF487C" w:rsidRDefault="004B7504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0DCD972" wp14:editId="738ECDC4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424171058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sz w:val="16"/>
      </w:rPr>
      <w:t>CTeSP</w:t>
    </w:r>
    <w:proofErr w:type="spellEnd"/>
    <w:r>
      <w:rPr>
        <w:sz w:val="16"/>
      </w:rPr>
      <w:t xml:space="preserve"> em Redes e Sistemas de Informação | 1.º semestre (2025~2026) </w:t>
    </w:r>
  </w:p>
  <w:p w14:paraId="05E4A4A8" w14:textId="77777777" w:rsidR="00CF487C" w:rsidRDefault="004B7504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2F8D6705" w14:textId="77777777" w:rsidR="00CF487C" w:rsidRDefault="004B7504">
    <w:pPr>
      <w:spacing w:after="0"/>
      <w:ind w:left="351" w:right="7704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BFB"/>
    <w:multiLevelType w:val="hybridMultilevel"/>
    <w:tmpl w:val="3E8AB0BC"/>
    <w:lvl w:ilvl="0" w:tplc="A6FCC0B8">
      <w:start w:val="1"/>
      <w:numFmt w:val="bullet"/>
      <w:lvlText w:val="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5687A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1880B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4B9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AAF5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2BF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ACAF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3433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98824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E1B20"/>
    <w:multiLevelType w:val="multilevel"/>
    <w:tmpl w:val="B5FCF6BE"/>
    <w:lvl w:ilvl="0">
      <w:start w:val="1"/>
      <w:numFmt w:val="decimal"/>
      <w:lvlText w:val="%1."/>
      <w:lvlJc w:val="left"/>
      <w:pPr>
        <w:ind w:left="10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235A26"/>
    <w:multiLevelType w:val="hybridMultilevel"/>
    <w:tmpl w:val="73C84EDA"/>
    <w:lvl w:ilvl="0" w:tplc="7BAE2DEE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AD9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A805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74C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20E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E5F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B260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67A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A059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E1209C"/>
    <w:multiLevelType w:val="hybridMultilevel"/>
    <w:tmpl w:val="55C86E82"/>
    <w:lvl w:ilvl="0" w:tplc="EF8EAFF4">
      <w:start w:val="1"/>
      <w:numFmt w:val="bullet"/>
      <w:lvlText w:val=""/>
      <w:lvlJc w:val="left"/>
      <w:pPr>
        <w:ind w:left="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408C52">
      <w:start w:val="1"/>
      <w:numFmt w:val="bullet"/>
      <w:lvlText w:val="✓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1AB01E">
      <w:start w:val="1"/>
      <w:numFmt w:val="bullet"/>
      <w:lvlText w:val="▪"/>
      <w:lvlJc w:val="left"/>
      <w:pPr>
        <w:ind w:left="1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5E2488">
      <w:start w:val="1"/>
      <w:numFmt w:val="bullet"/>
      <w:lvlText w:val="•"/>
      <w:lvlJc w:val="left"/>
      <w:pPr>
        <w:ind w:left="2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DCFA66">
      <w:start w:val="1"/>
      <w:numFmt w:val="bullet"/>
      <w:lvlText w:val="o"/>
      <w:lvlJc w:val="left"/>
      <w:pPr>
        <w:ind w:left="2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CCE72E">
      <w:start w:val="1"/>
      <w:numFmt w:val="bullet"/>
      <w:lvlText w:val="▪"/>
      <w:lvlJc w:val="left"/>
      <w:pPr>
        <w:ind w:left="3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56A3AC">
      <w:start w:val="1"/>
      <w:numFmt w:val="bullet"/>
      <w:lvlText w:val="•"/>
      <w:lvlJc w:val="left"/>
      <w:pPr>
        <w:ind w:left="43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CCA72">
      <w:start w:val="1"/>
      <w:numFmt w:val="bullet"/>
      <w:lvlText w:val="o"/>
      <w:lvlJc w:val="left"/>
      <w:pPr>
        <w:ind w:left="50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DC7456">
      <w:start w:val="1"/>
      <w:numFmt w:val="bullet"/>
      <w:lvlText w:val="▪"/>
      <w:lvlJc w:val="left"/>
      <w:pPr>
        <w:ind w:left="57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5F543F"/>
    <w:multiLevelType w:val="hybridMultilevel"/>
    <w:tmpl w:val="713EDBA8"/>
    <w:lvl w:ilvl="0" w:tplc="3E2CAD26">
      <w:start w:val="1"/>
      <w:numFmt w:val="bullet"/>
      <w:lvlText w:val="o"/>
      <w:lvlJc w:val="left"/>
      <w:pPr>
        <w:ind w:left="1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0E5BC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5249A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52B37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844A60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4D82E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B0A4DA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0C7A0C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32E052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FB30AA"/>
    <w:multiLevelType w:val="hybridMultilevel"/>
    <w:tmpl w:val="8A4C1DE2"/>
    <w:lvl w:ilvl="0" w:tplc="E5FEDDA4">
      <w:start w:val="1"/>
      <w:numFmt w:val="decimal"/>
      <w:lvlText w:val="%1."/>
      <w:lvlJc w:val="left"/>
      <w:pPr>
        <w:ind w:left="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38CB5C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2A0E72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EE63D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C4FE0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661886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AAB50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0ABD70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400C58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6C2A79"/>
    <w:multiLevelType w:val="hybridMultilevel"/>
    <w:tmpl w:val="4FBC5C00"/>
    <w:lvl w:ilvl="0" w:tplc="C7941E1C">
      <w:start w:val="1"/>
      <w:numFmt w:val="decimal"/>
      <w:lvlText w:val="%1"/>
      <w:lvlJc w:val="left"/>
      <w:pPr>
        <w:ind w:left="9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C8A98">
      <w:start w:val="1"/>
      <w:numFmt w:val="lowerLetter"/>
      <w:lvlText w:val="%2."/>
      <w:lvlJc w:val="left"/>
      <w:pPr>
        <w:ind w:left="1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8818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0061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708A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5242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721F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A59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3665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D87591"/>
    <w:multiLevelType w:val="hybridMultilevel"/>
    <w:tmpl w:val="2F147E68"/>
    <w:lvl w:ilvl="0" w:tplc="E308590A">
      <w:start w:val="1"/>
      <w:numFmt w:val="decimal"/>
      <w:lvlText w:val="%1."/>
      <w:lvlJc w:val="left"/>
      <w:pPr>
        <w:ind w:left="1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42DDB0">
      <w:start w:val="1"/>
      <w:numFmt w:val="lowerLetter"/>
      <w:lvlText w:val="%2"/>
      <w:lvlJc w:val="left"/>
      <w:pPr>
        <w:ind w:left="1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644A4">
      <w:start w:val="1"/>
      <w:numFmt w:val="lowerRoman"/>
      <w:lvlText w:val="%3"/>
      <w:lvlJc w:val="left"/>
      <w:pPr>
        <w:ind w:left="2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661798">
      <w:start w:val="1"/>
      <w:numFmt w:val="decimal"/>
      <w:lvlText w:val="%4"/>
      <w:lvlJc w:val="left"/>
      <w:pPr>
        <w:ind w:left="3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78A816">
      <w:start w:val="1"/>
      <w:numFmt w:val="lowerLetter"/>
      <w:lvlText w:val="%5"/>
      <w:lvlJc w:val="left"/>
      <w:pPr>
        <w:ind w:left="3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2EE18">
      <w:start w:val="1"/>
      <w:numFmt w:val="lowerRoman"/>
      <w:lvlText w:val="%6"/>
      <w:lvlJc w:val="left"/>
      <w:pPr>
        <w:ind w:left="4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0A7EC">
      <w:start w:val="1"/>
      <w:numFmt w:val="decimal"/>
      <w:lvlText w:val="%7"/>
      <w:lvlJc w:val="left"/>
      <w:pPr>
        <w:ind w:left="5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ECD002">
      <w:start w:val="1"/>
      <w:numFmt w:val="lowerLetter"/>
      <w:lvlText w:val="%8"/>
      <w:lvlJc w:val="left"/>
      <w:pPr>
        <w:ind w:left="5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EBB0E">
      <w:start w:val="1"/>
      <w:numFmt w:val="lowerRoman"/>
      <w:lvlText w:val="%9"/>
      <w:lvlJc w:val="left"/>
      <w:pPr>
        <w:ind w:left="6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704F1D"/>
    <w:multiLevelType w:val="hybridMultilevel"/>
    <w:tmpl w:val="A50AE6F0"/>
    <w:lvl w:ilvl="0" w:tplc="4366EE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E9B84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60C22A">
      <w:start w:val="1"/>
      <w:numFmt w:val="lowerLetter"/>
      <w:lvlText w:val="%3)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7EA7EE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A605E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70B09E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36DE7C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47792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0CA13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907C81"/>
    <w:multiLevelType w:val="hybridMultilevel"/>
    <w:tmpl w:val="7E4CA116"/>
    <w:lvl w:ilvl="0" w:tplc="507E6D24">
      <w:start w:val="1"/>
      <w:numFmt w:val="decimal"/>
      <w:lvlText w:val="%1.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5CDC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4E21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208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2C3A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F4B8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68F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CF4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B811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6E6275"/>
    <w:multiLevelType w:val="hybridMultilevel"/>
    <w:tmpl w:val="D3249FDC"/>
    <w:lvl w:ilvl="0" w:tplc="502AD94A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7B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D0C1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324D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BCBE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3E44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F2CE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CC3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4A2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5A2D6D"/>
    <w:multiLevelType w:val="hybridMultilevel"/>
    <w:tmpl w:val="F876700C"/>
    <w:lvl w:ilvl="0" w:tplc="07ACA714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CC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24EA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4E2E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EB1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6AE2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B8F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9E2D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7C4A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C66A65"/>
    <w:multiLevelType w:val="hybridMultilevel"/>
    <w:tmpl w:val="CD1EA54E"/>
    <w:lvl w:ilvl="0" w:tplc="3488C5DA">
      <w:start w:val="1"/>
      <w:numFmt w:val="bullet"/>
      <w:lvlText w:val="•"/>
      <w:lvlJc w:val="left"/>
      <w:pPr>
        <w:ind w:left="1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AAC97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20B4A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0805A6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7BE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03F78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C090A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688FF0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B40C9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3C54A5"/>
    <w:multiLevelType w:val="hybridMultilevel"/>
    <w:tmpl w:val="211ECBA6"/>
    <w:lvl w:ilvl="0" w:tplc="5BD8DEB6">
      <w:start w:val="1"/>
      <w:numFmt w:val="bullet"/>
      <w:lvlText w:val=""/>
      <w:lvlJc w:val="left"/>
      <w:pPr>
        <w:ind w:left="5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FC3B1A">
      <w:start w:val="1"/>
      <w:numFmt w:val="bullet"/>
      <w:lvlText w:val="✓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6799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08167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A86F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6566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E875D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A4281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B6882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932627"/>
    <w:multiLevelType w:val="hybridMultilevel"/>
    <w:tmpl w:val="A858A108"/>
    <w:lvl w:ilvl="0" w:tplc="5442CB5A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A4E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28C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437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6AA1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4AC4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A7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F012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8A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8717155">
    <w:abstractNumId w:val="5"/>
  </w:num>
  <w:num w:numId="2" w16cid:durableId="1122697355">
    <w:abstractNumId w:val="9"/>
  </w:num>
  <w:num w:numId="3" w16cid:durableId="674921269">
    <w:abstractNumId w:val="0"/>
  </w:num>
  <w:num w:numId="4" w16cid:durableId="1142312020">
    <w:abstractNumId w:val="6"/>
  </w:num>
  <w:num w:numId="5" w16cid:durableId="236524503">
    <w:abstractNumId w:val="4"/>
  </w:num>
  <w:num w:numId="6" w16cid:durableId="1078791256">
    <w:abstractNumId w:val="11"/>
  </w:num>
  <w:num w:numId="7" w16cid:durableId="1640694605">
    <w:abstractNumId w:val="14"/>
  </w:num>
  <w:num w:numId="8" w16cid:durableId="560292914">
    <w:abstractNumId w:val="2"/>
  </w:num>
  <w:num w:numId="9" w16cid:durableId="445660095">
    <w:abstractNumId w:val="10"/>
  </w:num>
  <w:num w:numId="10" w16cid:durableId="1405908204">
    <w:abstractNumId w:val="3"/>
  </w:num>
  <w:num w:numId="11" w16cid:durableId="498734316">
    <w:abstractNumId w:val="13"/>
  </w:num>
  <w:num w:numId="12" w16cid:durableId="636959667">
    <w:abstractNumId w:val="12"/>
  </w:num>
  <w:num w:numId="13" w16cid:durableId="1780904179">
    <w:abstractNumId w:val="1"/>
  </w:num>
  <w:num w:numId="14" w16cid:durableId="36395258">
    <w:abstractNumId w:val="8"/>
  </w:num>
  <w:num w:numId="15" w16cid:durableId="172582990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ânia Santos Ferreira">
    <w15:presenceInfo w15:providerId="AD" w15:userId="S::uc37686@uc.pt::4afe0104-d165-4aad-bf05-3f83f9f219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87C"/>
    <w:rsid w:val="00097232"/>
    <w:rsid w:val="000C0451"/>
    <w:rsid w:val="001001F0"/>
    <w:rsid w:val="001539BF"/>
    <w:rsid w:val="0016546D"/>
    <w:rsid w:val="00193489"/>
    <w:rsid w:val="00197F51"/>
    <w:rsid w:val="00255BAA"/>
    <w:rsid w:val="00296B39"/>
    <w:rsid w:val="002D5F15"/>
    <w:rsid w:val="00370A00"/>
    <w:rsid w:val="003D359D"/>
    <w:rsid w:val="004510FA"/>
    <w:rsid w:val="004B7504"/>
    <w:rsid w:val="004C0832"/>
    <w:rsid w:val="004D243D"/>
    <w:rsid w:val="00591D27"/>
    <w:rsid w:val="005C2135"/>
    <w:rsid w:val="005C6B5B"/>
    <w:rsid w:val="006D3DC4"/>
    <w:rsid w:val="006E5943"/>
    <w:rsid w:val="006F1F7D"/>
    <w:rsid w:val="0070487B"/>
    <w:rsid w:val="00731C9F"/>
    <w:rsid w:val="007358D2"/>
    <w:rsid w:val="00742268"/>
    <w:rsid w:val="00907B17"/>
    <w:rsid w:val="009241AB"/>
    <w:rsid w:val="009D1B0A"/>
    <w:rsid w:val="00A27107"/>
    <w:rsid w:val="00A44C46"/>
    <w:rsid w:val="00A9288C"/>
    <w:rsid w:val="00AB31AF"/>
    <w:rsid w:val="00AD7684"/>
    <w:rsid w:val="00AE2A84"/>
    <w:rsid w:val="00B92DCA"/>
    <w:rsid w:val="00BC6186"/>
    <w:rsid w:val="00C751F3"/>
    <w:rsid w:val="00CF487C"/>
    <w:rsid w:val="00D1443F"/>
    <w:rsid w:val="00D14F87"/>
    <w:rsid w:val="00D42342"/>
    <w:rsid w:val="00D6724A"/>
    <w:rsid w:val="00DC0E29"/>
    <w:rsid w:val="00E10CEF"/>
    <w:rsid w:val="00E47DCD"/>
    <w:rsid w:val="00EE291A"/>
    <w:rsid w:val="00EE465F"/>
    <w:rsid w:val="00F475B6"/>
    <w:rsid w:val="00FE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1567"/>
  <w15:docId w15:val="{4C3BF875-64ED-4C7C-B71A-41F2B7C1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361" w:hanging="10"/>
      <w:outlineLvl w:val="0"/>
    </w:pPr>
    <w:rPr>
      <w:rFonts w:ascii="Calibri" w:eastAsia="Calibri" w:hAnsi="Calibri" w:cs="Calibri"/>
      <w:b/>
      <w:color w:val="0F4761"/>
      <w:sz w:val="32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351"/>
      <w:outlineLvl w:val="1"/>
    </w:pPr>
    <w:rPr>
      <w:rFonts w:ascii="Calibri" w:eastAsia="Calibri" w:hAnsi="Calibri" w:cs="Calibri"/>
      <w:b/>
      <w:color w:val="156082"/>
      <w:sz w:val="28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0" w:line="259" w:lineRule="auto"/>
      <w:ind w:left="361" w:hanging="10"/>
      <w:outlineLvl w:val="2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link w:val="Ttulo3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156082"/>
      <w:sz w:val="28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b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o">
    <w:name w:val="Revision"/>
    <w:hidden/>
    <w:uiPriority w:val="99"/>
    <w:semiHidden/>
    <w:rsid w:val="00591D27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rreiodaeducacao.asa.pt/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orreiodaeducacao.asa.pt/" TargetMode="Externa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correiodaeducacao.asa.pt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7</Pages>
  <Words>1790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Técnicas de Expressão Oral e Escrita</vt:lpstr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Técnicas de Expressão Oral e Escrita</dc:title>
  <dc:subject>CTeSP em Redes e Sistemas Informáticos</dc:subject>
  <dc:creator>Docente: Tânia Santos Ferreira</dc:creator>
  <cp:keywords/>
  <cp:lastModifiedBy>Tânia Santos Ferreira</cp:lastModifiedBy>
  <cp:revision>43</cp:revision>
  <dcterms:created xsi:type="dcterms:W3CDTF">2025-09-25T22:26:00Z</dcterms:created>
  <dcterms:modified xsi:type="dcterms:W3CDTF">2025-10-01T08:44:00Z</dcterms:modified>
</cp:coreProperties>
</file>