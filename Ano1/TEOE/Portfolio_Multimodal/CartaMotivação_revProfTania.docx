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83AE" w14:textId="2D2531FA" w:rsidR="002B7683" w:rsidRPr="00994CF6" w:rsidRDefault="002B7683" w:rsidP="00994CF6">
      <w:pPr>
        <w:pStyle w:val="CitaoIntensa"/>
        <w:rPr>
          <w:sz w:val="36"/>
          <w:szCs w:val="36"/>
        </w:rPr>
      </w:pPr>
      <w:r w:rsidRPr="00994CF6">
        <w:rPr>
          <w:sz w:val="36"/>
          <w:szCs w:val="36"/>
        </w:rPr>
        <w:t>Carta de Motivação</w:t>
      </w:r>
    </w:p>
    <w:p w14:paraId="3C9F3286" w14:textId="2F460B1D" w:rsidR="002B7683" w:rsidRPr="00994CF6" w:rsidRDefault="002B7683" w:rsidP="002B7683">
      <w:pPr>
        <w:rPr>
          <w:sz w:val="22"/>
          <w:szCs w:val="22"/>
        </w:rPr>
      </w:pPr>
      <w:r w:rsidRPr="00994CF6">
        <w:rPr>
          <w:sz w:val="22"/>
          <w:szCs w:val="22"/>
        </w:rPr>
        <w:t>Exma. Sra.,</w:t>
      </w:r>
    </w:p>
    <w:p w14:paraId="47C69E53" w14:textId="6AEBE492" w:rsidR="002B7683" w:rsidRPr="00994CF6" w:rsidRDefault="002B7683" w:rsidP="00F9645B">
      <w:pPr>
        <w:ind w:firstLine="709"/>
        <w:jc w:val="both"/>
        <w:rPr>
          <w:sz w:val="22"/>
          <w:szCs w:val="22"/>
        </w:rPr>
      </w:pPr>
      <w:r w:rsidRPr="00994CF6">
        <w:rPr>
          <w:sz w:val="22"/>
          <w:szCs w:val="22"/>
        </w:rPr>
        <w:t>Venho, por este meio, apresentar a minha candidatura à posição de Administradora de Redes ou, porventura, se não me considerar ainda apta, a um estágio profissional em Administração de Redes e Sistemas Informáticos.</w:t>
      </w:r>
    </w:p>
    <w:p w14:paraId="29B4B9A9" w14:textId="77777777" w:rsidR="002B7683" w:rsidRPr="00994CF6" w:rsidRDefault="002B7683" w:rsidP="00F9645B">
      <w:pPr>
        <w:ind w:firstLine="708"/>
        <w:jc w:val="both"/>
        <w:rPr>
          <w:sz w:val="22"/>
          <w:szCs w:val="22"/>
        </w:rPr>
      </w:pPr>
      <w:r w:rsidRPr="00994CF6">
        <w:rPr>
          <w:sz w:val="22"/>
          <w:szCs w:val="22"/>
        </w:rPr>
        <w:t>O meu nome é Inês Nunes Santos e tenho 22 anos. Em julho de 2024, concluí a Licenciatura em Engenharia de Computadores e Informática, pela Universidade de Aveiro, e de momento frequento o Curso Técnico Superior Profissional em Redes e Sistemas Informáticos na Escola de Tecnologia e Gestão de Águeda.</w:t>
      </w:r>
    </w:p>
    <w:p w14:paraId="509E9D33" w14:textId="432E5529" w:rsidR="002B7683" w:rsidRPr="00994CF6" w:rsidRDefault="002B7683" w:rsidP="00F9645B">
      <w:pPr>
        <w:ind w:firstLine="708"/>
        <w:jc w:val="both"/>
        <w:rPr>
          <w:sz w:val="22"/>
          <w:szCs w:val="22"/>
        </w:rPr>
      </w:pPr>
      <w:r w:rsidRPr="00994CF6">
        <w:rPr>
          <w:sz w:val="22"/>
          <w:szCs w:val="22"/>
        </w:rPr>
        <w:t xml:space="preserve">Durante o </w:t>
      </w:r>
      <w:del w:id="0" w:author="Tânia Santos Ferreira" w:date="2025-12-13T19:53:00Z" w16du:dateUtc="2025-12-13T19:53:00Z">
        <w:r w:rsidRPr="00994CF6" w:rsidDel="00072A01">
          <w:rPr>
            <w:sz w:val="22"/>
            <w:szCs w:val="22"/>
          </w:rPr>
          <w:delText>meu tempo na</w:delText>
        </w:r>
      </w:del>
      <w:ins w:id="1" w:author="Tânia Santos Ferreira" w:date="2025-12-13T19:53:00Z" w16du:dateUtc="2025-12-13T19:53:00Z">
        <w:r w:rsidR="00072A01">
          <w:rPr>
            <w:sz w:val="22"/>
            <w:szCs w:val="22"/>
          </w:rPr>
          <w:t>a</w:t>
        </w:r>
      </w:ins>
      <w:r w:rsidRPr="00994CF6">
        <w:rPr>
          <w:sz w:val="22"/>
          <w:szCs w:val="22"/>
        </w:rPr>
        <w:t xml:space="preserve"> licenciatura, aprendi e tive contacto com diversas ferramentas e </w:t>
      </w:r>
      <w:r w:rsidR="0012391E" w:rsidRPr="00994CF6">
        <w:rPr>
          <w:sz w:val="22"/>
          <w:szCs w:val="22"/>
        </w:rPr>
        <w:t>tecnologias</w:t>
      </w:r>
      <w:r w:rsidRPr="00994CF6">
        <w:rPr>
          <w:sz w:val="22"/>
          <w:szCs w:val="22"/>
        </w:rPr>
        <w:t xml:space="preserve"> relevantes nas Unidades Curriculares que frequentei e em alguns projetos de que fiz parte</w:t>
      </w:r>
      <w:r w:rsidR="00B30977">
        <w:rPr>
          <w:sz w:val="22"/>
          <w:szCs w:val="22"/>
        </w:rPr>
        <w:t xml:space="preserve"> nessas UC</w:t>
      </w:r>
      <w:del w:id="2" w:author="Tânia Santos Ferreira" w:date="2025-12-13T19:53:00Z" w16du:dateUtc="2025-12-13T19:53:00Z">
        <w:r w:rsidR="00B30977" w:rsidDel="00072A01">
          <w:rPr>
            <w:sz w:val="22"/>
            <w:szCs w:val="22"/>
          </w:rPr>
          <w:delText>s</w:delText>
        </w:r>
      </w:del>
      <w:r w:rsidR="0012391E" w:rsidRPr="00994CF6">
        <w:rPr>
          <w:sz w:val="22"/>
          <w:szCs w:val="22"/>
        </w:rPr>
        <w:t>,</w:t>
      </w:r>
      <w:r w:rsidRPr="00994CF6">
        <w:rPr>
          <w:sz w:val="22"/>
          <w:szCs w:val="22"/>
        </w:rPr>
        <w:t xml:space="preserve"> mas também obtive importantes</w:t>
      </w:r>
      <w:r w:rsidR="00F9645B" w:rsidRPr="00994CF6">
        <w:rPr>
          <w:sz w:val="22"/>
          <w:szCs w:val="22"/>
        </w:rPr>
        <w:t xml:space="preserve"> </w:t>
      </w:r>
      <w:r w:rsidRPr="00994CF6">
        <w:rPr>
          <w:sz w:val="22"/>
          <w:szCs w:val="22"/>
        </w:rPr>
        <w:t>ensinamentos no que diz respeito a paciência, resiliência</w:t>
      </w:r>
      <w:del w:id="3" w:author="Tânia Santos Ferreira" w:date="2025-12-13T19:54:00Z" w16du:dateUtc="2025-12-13T19:54:00Z">
        <w:r w:rsidRPr="00994CF6" w:rsidDel="00072A01">
          <w:rPr>
            <w:sz w:val="22"/>
            <w:szCs w:val="22"/>
          </w:rPr>
          <w:delText>,</w:delText>
        </w:r>
      </w:del>
      <w:r w:rsidRPr="00994CF6">
        <w:rPr>
          <w:sz w:val="22"/>
          <w:szCs w:val="22"/>
        </w:rPr>
        <w:t xml:space="preserve"> e gestão de tarefas. Quando </w:t>
      </w:r>
      <w:del w:id="4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 xml:space="preserve">a </w:delText>
        </w:r>
      </w:del>
      <w:r w:rsidRPr="00994CF6">
        <w:rPr>
          <w:sz w:val="22"/>
          <w:szCs w:val="22"/>
        </w:rPr>
        <w:t>concluí</w:t>
      </w:r>
      <w:ins w:id="5" w:author="Tânia Santos Ferreira" w:date="2025-12-13T19:54:00Z" w16du:dateUtc="2025-12-13T19:54:00Z">
        <w:r w:rsidR="00532E43">
          <w:rPr>
            <w:sz w:val="22"/>
            <w:szCs w:val="22"/>
          </w:rPr>
          <w:t xml:space="preserve"> a formação</w:t>
        </w:r>
      </w:ins>
      <w:r w:rsidRPr="00994CF6">
        <w:rPr>
          <w:sz w:val="22"/>
          <w:szCs w:val="22"/>
        </w:rPr>
        <w:t xml:space="preserve">, decidi não enveredar pela área do desenvolvimento de software (tanto </w:t>
      </w:r>
      <w:proofErr w:type="spellStart"/>
      <w:r w:rsidRPr="00994CF6">
        <w:rPr>
          <w:sz w:val="22"/>
          <w:szCs w:val="22"/>
        </w:rPr>
        <w:t>Frontend</w:t>
      </w:r>
      <w:proofErr w:type="spellEnd"/>
      <w:r w:rsidRPr="00994CF6">
        <w:rPr>
          <w:sz w:val="22"/>
          <w:szCs w:val="22"/>
        </w:rPr>
        <w:t xml:space="preserve"> como </w:t>
      </w:r>
      <w:proofErr w:type="spellStart"/>
      <w:r w:rsidRPr="00994CF6">
        <w:rPr>
          <w:sz w:val="22"/>
          <w:szCs w:val="22"/>
        </w:rPr>
        <w:t>Backend</w:t>
      </w:r>
      <w:proofErr w:type="spellEnd"/>
      <w:r w:rsidRPr="00994CF6">
        <w:rPr>
          <w:sz w:val="22"/>
          <w:szCs w:val="22"/>
        </w:rPr>
        <w:t xml:space="preserve">), uma vez que não me identificava com essa vertente do curso. </w:t>
      </w:r>
    </w:p>
    <w:p w14:paraId="0573B5AB" w14:textId="2C45A949" w:rsidR="002B7683" w:rsidRPr="00994CF6" w:rsidRDefault="002B7683" w:rsidP="00994CF6">
      <w:pPr>
        <w:ind w:firstLine="708"/>
        <w:jc w:val="both"/>
        <w:rPr>
          <w:sz w:val="22"/>
          <w:szCs w:val="22"/>
        </w:rPr>
      </w:pPr>
      <w:r w:rsidRPr="00994CF6">
        <w:rPr>
          <w:sz w:val="22"/>
          <w:szCs w:val="22"/>
        </w:rPr>
        <w:t xml:space="preserve">No entanto, durante o ano </w:t>
      </w:r>
      <w:del w:id="6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>após terminar a</w:delText>
        </w:r>
      </w:del>
      <w:ins w:id="7" w:author="Tânia Santos Ferreira" w:date="2025-12-13T19:54:00Z" w16du:dateUtc="2025-12-13T19:54:00Z">
        <w:r w:rsidR="00532E43">
          <w:rPr>
            <w:sz w:val="22"/>
            <w:szCs w:val="22"/>
          </w:rPr>
          <w:t>seguinte</w:t>
        </w:r>
      </w:ins>
      <w:del w:id="8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 xml:space="preserve"> licenciatura</w:delText>
        </w:r>
      </w:del>
      <w:r w:rsidRPr="00994CF6">
        <w:rPr>
          <w:sz w:val="22"/>
          <w:szCs w:val="22"/>
        </w:rPr>
        <w:t>, redescobri o meu interesse pelas Redes Informáticas, o seu planeamento e configuração</w:t>
      </w:r>
      <w:ins w:id="9" w:author="Tânia Santos Ferreira" w:date="2025-12-13T19:54:00Z" w16du:dateUtc="2025-12-13T19:54:00Z">
        <w:r w:rsidR="00532E43">
          <w:rPr>
            <w:sz w:val="22"/>
            <w:szCs w:val="22"/>
          </w:rPr>
          <w:t>, p</w:t>
        </w:r>
      </w:ins>
      <w:del w:id="10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>. P</w:delText>
        </w:r>
      </w:del>
      <w:r w:rsidRPr="00994CF6">
        <w:rPr>
          <w:sz w:val="22"/>
          <w:szCs w:val="22"/>
        </w:rPr>
        <w:t>elo que, atualmente, o meu objetivo é tornar-me Administradora de Redes e Sistemas, contribuindo para a manutenção de infraestruturas seguras e eficientes desse ponto de vista mais técnico.</w:t>
      </w:r>
    </w:p>
    <w:p w14:paraId="430D2216" w14:textId="217E6E4D" w:rsidR="002B7683" w:rsidRPr="00994CF6" w:rsidRDefault="002B7683" w:rsidP="00532E43">
      <w:pPr>
        <w:ind w:firstLine="708"/>
        <w:jc w:val="both"/>
        <w:rPr>
          <w:sz w:val="22"/>
          <w:szCs w:val="22"/>
        </w:rPr>
        <w:pPrChange w:id="11" w:author="Tânia Santos Ferreira" w:date="2025-12-13T19:54:00Z" w16du:dateUtc="2025-12-13T19:54:00Z">
          <w:pPr>
            <w:jc w:val="both"/>
          </w:pPr>
        </w:pPrChange>
      </w:pPr>
      <w:r w:rsidRPr="00994CF6">
        <w:rPr>
          <w:sz w:val="22"/>
          <w:szCs w:val="22"/>
        </w:rPr>
        <w:t xml:space="preserve">Tenho conhecimentos básicos </w:t>
      </w:r>
      <w:del w:id="12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 xml:space="preserve">a </w:delText>
        </w:r>
      </w:del>
      <w:ins w:id="13" w:author="Tânia Santos Ferreira" w:date="2025-12-13T19:54:00Z" w16du:dateUtc="2025-12-13T19:54:00Z">
        <w:r w:rsidR="00532E43">
          <w:rPr>
            <w:sz w:val="22"/>
            <w:szCs w:val="22"/>
          </w:rPr>
          <w:t>de</w:t>
        </w:r>
        <w:r w:rsidR="00532E43" w:rsidRPr="00994CF6">
          <w:rPr>
            <w:sz w:val="22"/>
            <w:szCs w:val="22"/>
          </w:rPr>
          <w:t xml:space="preserve"> </w:t>
        </w:r>
      </w:ins>
      <w:r w:rsidR="004803C7" w:rsidRPr="00994CF6">
        <w:rPr>
          <w:sz w:val="22"/>
          <w:szCs w:val="22"/>
        </w:rPr>
        <w:t>espanhol</w:t>
      </w:r>
      <w:del w:id="14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>,</w:delText>
        </w:r>
      </w:del>
      <w:r w:rsidRPr="00994CF6">
        <w:rPr>
          <w:sz w:val="22"/>
          <w:szCs w:val="22"/>
        </w:rPr>
        <w:t xml:space="preserve"> e avançados </w:t>
      </w:r>
      <w:del w:id="15" w:author="Tânia Santos Ferreira" w:date="2025-12-13T19:54:00Z" w16du:dateUtc="2025-12-13T19:54:00Z">
        <w:r w:rsidRPr="00994CF6" w:rsidDel="00532E43">
          <w:rPr>
            <w:sz w:val="22"/>
            <w:szCs w:val="22"/>
          </w:rPr>
          <w:delText xml:space="preserve">a </w:delText>
        </w:r>
      </w:del>
      <w:ins w:id="16" w:author="Tânia Santos Ferreira" w:date="2025-12-13T19:54:00Z" w16du:dateUtc="2025-12-13T19:54:00Z">
        <w:r w:rsidR="00532E43">
          <w:rPr>
            <w:sz w:val="22"/>
            <w:szCs w:val="22"/>
          </w:rPr>
          <w:t>de</w:t>
        </w:r>
        <w:r w:rsidR="00532E43" w:rsidRPr="00994CF6">
          <w:rPr>
            <w:sz w:val="22"/>
            <w:szCs w:val="22"/>
          </w:rPr>
          <w:t xml:space="preserve"> </w:t>
        </w:r>
      </w:ins>
      <w:r w:rsidR="004803C7">
        <w:rPr>
          <w:sz w:val="22"/>
          <w:szCs w:val="22"/>
        </w:rPr>
        <w:t>i</w:t>
      </w:r>
      <w:r w:rsidRPr="00994CF6">
        <w:rPr>
          <w:sz w:val="22"/>
          <w:szCs w:val="22"/>
        </w:rPr>
        <w:t xml:space="preserve">nglês (C1). Considero-me uma pessoa curiosa, interessada e responsável, sempre disposta a aprender mais. </w:t>
      </w:r>
    </w:p>
    <w:p w14:paraId="07F82253" w14:textId="08595CCE" w:rsidR="002B7683" w:rsidRPr="00994CF6" w:rsidRDefault="002B7683" w:rsidP="00532E43">
      <w:pPr>
        <w:ind w:firstLine="708"/>
        <w:jc w:val="both"/>
        <w:rPr>
          <w:sz w:val="22"/>
          <w:szCs w:val="22"/>
        </w:rPr>
        <w:pPrChange w:id="17" w:author="Tânia Santos Ferreira" w:date="2025-12-13T19:55:00Z" w16du:dateUtc="2025-12-13T19:55:00Z">
          <w:pPr>
            <w:jc w:val="both"/>
          </w:pPr>
        </w:pPrChange>
      </w:pPr>
      <w:r w:rsidRPr="00994CF6">
        <w:rPr>
          <w:sz w:val="22"/>
          <w:szCs w:val="22"/>
        </w:rPr>
        <w:t xml:space="preserve">No futuro, gostaria de concluir </w:t>
      </w:r>
      <w:r w:rsidR="0079380C">
        <w:rPr>
          <w:sz w:val="22"/>
          <w:szCs w:val="22"/>
        </w:rPr>
        <w:t xml:space="preserve">os </w:t>
      </w:r>
      <w:r w:rsidRPr="00994CF6">
        <w:rPr>
          <w:sz w:val="22"/>
          <w:szCs w:val="22"/>
        </w:rPr>
        <w:t xml:space="preserve">cursos CCNA (Cisco </w:t>
      </w:r>
      <w:proofErr w:type="spellStart"/>
      <w:r w:rsidRPr="00994CF6">
        <w:rPr>
          <w:sz w:val="22"/>
          <w:szCs w:val="22"/>
        </w:rPr>
        <w:t>Certified</w:t>
      </w:r>
      <w:proofErr w:type="spellEnd"/>
      <w:r w:rsidRPr="00994CF6">
        <w:rPr>
          <w:sz w:val="22"/>
          <w:szCs w:val="22"/>
        </w:rPr>
        <w:t xml:space="preserve"> Network </w:t>
      </w:r>
      <w:proofErr w:type="spellStart"/>
      <w:r w:rsidRPr="00994CF6">
        <w:rPr>
          <w:sz w:val="22"/>
          <w:szCs w:val="22"/>
        </w:rPr>
        <w:t>Associate</w:t>
      </w:r>
      <w:proofErr w:type="spellEnd"/>
      <w:r w:rsidRPr="00994CF6">
        <w:rPr>
          <w:sz w:val="22"/>
          <w:szCs w:val="22"/>
        </w:rPr>
        <w:t xml:space="preserve">) na plataforma </w:t>
      </w:r>
      <w:proofErr w:type="spellStart"/>
      <w:r w:rsidRPr="00994CF6">
        <w:rPr>
          <w:sz w:val="22"/>
          <w:szCs w:val="22"/>
        </w:rPr>
        <w:t>Udemy</w:t>
      </w:r>
      <w:proofErr w:type="spellEnd"/>
      <w:r w:rsidRPr="00994CF6">
        <w:rPr>
          <w:sz w:val="22"/>
          <w:szCs w:val="22"/>
        </w:rPr>
        <w:t xml:space="preserve">, que iniciei após a conclusão da licenciatura, mas que ainda me encontro a realizar, paralelamente, enquanto frequento o </w:t>
      </w:r>
      <w:proofErr w:type="spellStart"/>
      <w:r w:rsidRPr="00994CF6">
        <w:rPr>
          <w:sz w:val="22"/>
          <w:szCs w:val="22"/>
        </w:rPr>
        <w:t>CTeSP</w:t>
      </w:r>
      <w:proofErr w:type="spellEnd"/>
      <w:r w:rsidRPr="00994CF6">
        <w:rPr>
          <w:sz w:val="22"/>
          <w:szCs w:val="22"/>
        </w:rPr>
        <w:t xml:space="preserve"> em Redes e Sistemas Informáticos. </w:t>
      </w:r>
    </w:p>
    <w:p w14:paraId="55498F16" w14:textId="26DF6B1B" w:rsidR="002B7683" w:rsidRPr="00994CF6" w:rsidRDefault="002B7683" w:rsidP="00532E43">
      <w:pPr>
        <w:ind w:firstLine="708"/>
        <w:jc w:val="both"/>
        <w:rPr>
          <w:sz w:val="22"/>
          <w:szCs w:val="22"/>
        </w:rPr>
        <w:pPrChange w:id="18" w:author="Tânia Santos Ferreira" w:date="2025-12-13T19:55:00Z" w16du:dateUtc="2025-12-13T19:55:00Z">
          <w:pPr>
            <w:jc w:val="both"/>
          </w:pPr>
        </w:pPrChange>
      </w:pPr>
      <w:r w:rsidRPr="00994CF6">
        <w:rPr>
          <w:sz w:val="22"/>
          <w:szCs w:val="22"/>
        </w:rPr>
        <w:t>Por estes motivos, considero que o meu perfil se encaixa numa das duas vagas anunciadas acima, pelo que envio</w:t>
      </w:r>
      <w:ins w:id="19" w:author="Tânia Santos Ferreira" w:date="2025-12-13T19:55:00Z" w16du:dateUtc="2025-12-13T19:55:00Z">
        <w:r w:rsidR="00532E43">
          <w:rPr>
            <w:sz w:val="22"/>
            <w:szCs w:val="22"/>
          </w:rPr>
          <w:t>,</w:t>
        </w:r>
      </w:ins>
      <w:r w:rsidRPr="00994CF6">
        <w:rPr>
          <w:sz w:val="22"/>
          <w:szCs w:val="22"/>
        </w:rPr>
        <w:t xml:space="preserve"> em anexo</w:t>
      </w:r>
      <w:ins w:id="20" w:author="Tânia Santos Ferreira" w:date="2025-12-13T19:55:00Z" w16du:dateUtc="2025-12-13T19:55:00Z">
        <w:r w:rsidR="00532E43">
          <w:rPr>
            <w:sz w:val="22"/>
            <w:szCs w:val="22"/>
          </w:rPr>
          <w:t>,</w:t>
        </w:r>
      </w:ins>
      <w:r w:rsidRPr="00994CF6">
        <w:rPr>
          <w:sz w:val="22"/>
          <w:szCs w:val="22"/>
        </w:rPr>
        <w:t xml:space="preserve"> o meu currículo e encontro-me disponível para a realização de uma entrevista.</w:t>
      </w:r>
    </w:p>
    <w:p w14:paraId="02031D08" w14:textId="77777777" w:rsidR="002B7683" w:rsidRPr="00994CF6" w:rsidRDefault="002B7683" w:rsidP="00F9645B">
      <w:pPr>
        <w:jc w:val="both"/>
        <w:rPr>
          <w:sz w:val="22"/>
          <w:szCs w:val="22"/>
        </w:rPr>
      </w:pPr>
    </w:p>
    <w:p w14:paraId="02EA76FF" w14:textId="7EFD94C5" w:rsidR="002B7683" w:rsidRPr="00994CF6" w:rsidRDefault="002B7683" w:rsidP="00532E43">
      <w:pPr>
        <w:ind w:firstLine="708"/>
        <w:jc w:val="both"/>
        <w:rPr>
          <w:sz w:val="22"/>
          <w:szCs w:val="22"/>
        </w:rPr>
        <w:pPrChange w:id="21" w:author="Tânia Santos Ferreira" w:date="2025-12-13T19:55:00Z" w16du:dateUtc="2025-12-13T19:55:00Z">
          <w:pPr>
            <w:jc w:val="both"/>
          </w:pPr>
        </w:pPrChange>
      </w:pPr>
      <w:r w:rsidRPr="00994CF6">
        <w:rPr>
          <w:sz w:val="22"/>
          <w:szCs w:val="22"/>
        </w:rPr>
        <w:t>Agradeço</w:t>
      </w:r>
      <w:ins w:id="22" w:author="Tânia Santos Ferreira" w:date="2025-12-13T19:55:00Z" w16du:dateUtc="2025-12-13T19:55:00Z">
        <w:r w:rsidR="00532E43">
          <w:rPr>
            <w:sz w:val="22"/>
            <w:szCs w:val="22"/>
          </w:rPr>
          <w:t>,</w:t>
        </w:r>
      </w:ins>
      <w:r w:rsidRPr="00994CF6">
        <w:rPr>
          <w:sz w:val="22"/>
          <w:szCs w:val="22"/>
        </w:rPr>
        <w:t xml:space="preserve"> desde já</w:t>
      </w:r>
      <w:ins w:id="23" w:author="Tânia Santos Ferreira" w:date="2025-12-13T19:55:00Z" w16du:dateUtc="2025-12-13T19:55:00Z">
        <w:r w:rsidR="00532E43">
          <w:rPr>
            <w:sz w:val="22"/>
            <w:szCs w:val="22"/>
          </w:rPr>
          <w:t>,</w:t>
        </w:r>
      </w:ins>
      <w:r w:rsidRPr="00994CF6">
        <w:rPr>
          <w:sz w:val="22"/>
          <w:szCs w:val="22"/>
        </w:rPr>
        <w:t xml:space="preserve"> o tempo dispensado, subscrevo-me com os meus melhores cumprimentos,</w:t>
      </w:r>
    </w:p>
    <w:p w14:paraId="68778F28" w14:textId="77E3C21D" w:rsidR="00AF79AE" w:rsidRPr="00994CF6" w:rsidRDefault="002B7683" w:rsidP="00532E43">
      <w:pPr>
        <w:ind w:firstLine="708"/>
        <w:rPr>
          <w:sz w:val="22"/>
          <w:szCs w:val="22"/>
        </w:rPr>
        <w:pPrChange w:id="24" w:author="Tânia Santos Ferreira" w:date="2025-12-13T19:55:00Z" w16du:dateUtc="2025-12-13T19:55:00Z">
          <w:pPr/>
        </w:pPrChange>
      </w:pPr>
      <w:r w:rsidRPr="00994CF6">
        <w:rPr>
          <w:sz w:val="22"/>
          <w:szCs w:val="22"/>
        </w:rPr>
        <w:t>Inês Nunes Santos.</w:t>
      </w:r>
    </w:p>
    <w:sectPr w:rsidR="00AF79AE" w:rsidRPr="00994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ânia Santos Ferreira">
    <w15:presenceInfo w15:providerId="AD" w15:userId="S::uc37686@uc.pt::4afe0104-d165-4aad-bf05-3f83f9f219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A8"/>
    <w:rsid w:val="00072A01"/>
    <w:rsid w:val="0012391E"/>
    <w:rsid w:val="002B7683"/>
    <w:rsid w:val="004803C7"/>
    <w:rsid w:val="00532E43"/>
    <w:rsid w:val="0079380C"/>
    <w:rsid w:val="007C0C0C"/>
    <w:rsid w:val="0080154B"/>
    <w:rsid w:val="008C7CD1"/>
    <w:rsid w:val="00994CF6"/>
    <w:rsid w:val="00AA4532"/>
    <w:rsid w:val="00AF79AE"/>
    <w:rsid w:val="00B30977"/>
    <w:rsid w:val="00BB3CA8"/>
    <w:rsid w:val="00E513DC"/>
    <w:rsid w:val="00F9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1430"/>
  <w15:chartTrackingRefBased/>
  <w15:docId w15:val="{A7B2445E-66B6-459C-83D9-324AFE7D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B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B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B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B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B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B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B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B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B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B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B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B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B3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B3CA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B3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B3CA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B3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B3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B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B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B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B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B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B3C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3CA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B3C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B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B3CA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B3CA8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072A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332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Tânia Santos Ferreira</cp:lastModifiedBy>
  <cp:revision>10</cp:revision>
  <dcterms:created xsi:type="dcterms:W3CDTF">2025-12-12T01:09:00Z</dcterms:created>
  <dcterms:modified xsi:type="dcterms:W3CDTF">2025-12-13T19:55:00Z</dcterms:modified>
</cp:coreProperties>
</file>